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40B84" w14:textId="2159D4E0" w:rsidR="006B3DE8" w:rsidRPr="006B3DE8" w:rsidRDefault="001278D0" w:rsidP="006B3DE8">
      <w:pPr>
        <w:pStyle w:val="Subtitle"/>
        <w:rPr>
          <w:i/>
          <w:iCs/>
          <w:lang w:val="sr-Latn-RS"/>
        </w:rPr>
      </w:pPr>
      <w:r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0EFE45DF" wp14:editId="35D29DF9">
                <wp:extent cx="5210175" cy="1276350"/>
                <wp:effectExtent l="0" t="0" r="9525" b="0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0175" cy="1276350"/>
                          <a:chOff x="0" y="0"/>
                          <a:chExt cx="5210175" cy="1276350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81050" y="0"/>
                            <a:ext cx="4429125" cy="1276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BCC985" w14:textId="4D447C7A" w:rsidR="00C91F99" w:rsidRPr="00413AE2" w:rsidRDefault="00C91F99" w:rsidP="00C91F99">
                              <w:pPr>
                                <w:pStyle w:val="Title"/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</w:pPr>
                              <w:r w:rsidRPr="00C91F99">
                                <w:rPr>
                                  <w:lang w:val="sr-Cyrl-RS"/>
                                </w:rPr>
                                <w:t xml:space="preserve"> </w:t>
                              </w:r>
                              <w:r w:rsidRPr="00B1625E">
                                <w:rPr>
                                  <w:sz w:val="32"/>
                                  <w:szCs w:val="32"/>
                                  <w:lang w:val="sr-Cyrl-RS"/>
                                </w:rPr>
                                <w:t>Универзитет у Београду</w:t>
                              </w:r>
                            </w:p>
                            <w:p w14:paraId="3A9EFA85" w14:textId="6B6487AD" w:rsidR="00C91F99" w:rsidRPr="00413AE2" w:rsidRDefault="00C91F99" w:rsidP="00C91F99">
                              <w:pPr>
                                <w:pStyle w:val="Title"/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</w:pPr>
                              <w:r w:rsidRPr="00413AE2"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  <w:t>Електротехнички факултет</w:t>
                              </w:r>
                            </w:p>
                            <w:p w14:paraId="08996D60" w14:textId="75094281" w:rsidR="00413AE2" w:rsidRDefault="00C91F99" w:rsidP="00413AE2">
                              <w:pPr>
                                <w:pStyle w:val="Subtitle"/>
                                <w:rPr>
                                  <w:lang w:val="sr-Cyrl-RS"/>
                                </w:rPr>
                              </w:pPr>
                              <w:r w:rsidRPr="001A3FCB">
                                <w:rPr>
                                  <w:lang w:val="sr-Cyrl-RS"/>
                                </w:rPr>
                                <w:t>Управљање софтверским пројектима – 2021/2022</w:t>
                              </w:r>
                            </w:p>
                            <w:p w14:paraId="7F495069" w14:textId="191E4500" w:rsidR="00413AE2" w:rsidRPr="00B1625E" w:rsidRDefault="00413AE2" w:rsidP="00413AE2">
                              <w:pPr>
                                <w:jc w:val="center"/>
                                <w:rPr>
                                  <w:b/>
                                  <w:bCs/>
                                  <w:sz w:val="32"/>
                                  <w:szCs w:val="32"/>
                                  <w:lang w:val="sr-Cyrl-RS"/>
                                </w:rPr>
                              </w:pPr>
                              <w:r w:rsidRPr="00B1625E">
                                <w:rPr>
                                  <w:b/>
                                  <w:bCs/>
                                  <w:sz w:val="32"/>
                                  <w:szCs w:val="32"/>
                                  <w:lang w:val="sr-Cyrl-RS"/>
                                </w:rPr>
                                <w:t>П</w:t>
                              </w:r>
                              <w:r w:rsidR="00CC31BB">
                                <w:rPr>
                                  <w:b/>
                                  <w:bCs/>
                                  <w:sz w:val="32"/>
                                  <w:szCs w:val="32"/>
                                  <w:lang w:val="sr-Cyrl-RS"/>
                                </w:rPr>
                                <w:t>ословни модел</w:t>
                              </w:r>
                            </w:p>
                            <w:p w14:paraId="7187557A" w14:textId="66055135" w:rsidR="00413AE2" w:rsidRPr="00413AE2" w:rsidRDefault="00413AE2" w:rsidP="00413AE2">
                              <w:pPr>
                                <w:rPr>
                                  <w:lang w:val="sr-Cyrl-RS"/>
                                </w:rPr>
                              </w:pPr>
                            </w:p>
                            <w:p w14:paraId="1F49222C" w14:textId="77777777" w:rsidR="00413AE2" w:rsidRPr="00413AE2" w:rsidRDefault="00413AE2" w:rsidP="00413AE2">
                              <w:pPr>
                                <w:rPr>
                                  <w:lang w:val="sr-Cyrl-R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Picture 1" descr="Logo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275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EFE45DF" id="Group 3" o:spid="_x0000_s1026" style="width:410.25pt;height:100.5pt;mso-position-horizontal-relative:char;mso-position-vertical-relative:line" coordsize="52101,12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7810;width:44291;height:1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" stroked="f">
                  <v:textbox>
                    <w:txbxContent>
                      <w:p w14:paraId="2DBCC985" w14:textId="4D447C7A" w:rsidR="00C91F99" w:rsidRPr="00413AE2" w:rsidRDefault="00C91F99" w:rsidP="00C91F99">
                        <w:pPr>
                          <w:pStyle w:val="Title"/>
                          <w:rPr>
                            <w:sz w:val="44"/>
                            <w:szCs w:val="44"/>
                            <w:lang w:val="sr-Cyrl-RS"/>
                          </w:rPr>
                        </w:pPr>
                        <w:r w:rsidRPr="00C91F99">
                          <w:rPr>
                            <w:lang w:val="sr-Cyrl-RS"/>
                          </w:rPr>
                          <w:t xml:space="preserve"> </w:t>
                        </w:r>
                        <w:r w:rsidRPr="00B1625E">
                          <w:rPr>
                            <w:sz w:val="32"/>
                            <w:szCs w:val="32"/>
                            <w:lang w:val="sr-Cyrl-RS"/>
                          </w:rPr>
                          <w:t>Универзитет у Београду</w:t>
                        </w:r>
                      </w:p>
                      <w:p w14:paraId="3A9EFA85" w14:textId="6B6487AD" w:rsidR="00C91F99" w:rsidRPr="00413AE2" w:rsidRDefault="00C91F99" w:rsidP="00C91F99">
                        <w:pPr>
                          <w:pStyle w:val="Title"/>
                          <w:rPr>
                            <w:sz w:val="44"/>
                            <w:szCs w:val="44"/>
                            <w:lang w:val="sr-Cyrl-RS"/>
                          </w:rPr>
                        </w:pPr>
                        <w:r w:rsidRPr="00413AE2">
                          <w:rPr>
                            <w:sz w:val="44"/>
                            <w:szCs w:val="44"/>
                            <w:lang w:val="sr-Cyrl-RS"/>
                          </w:rPr>
                          <w:t>Електротехнички факултет</w:t>
                        </w:r>
                      </w:p>
                      <w:p w14:paraId="08996D60" w14:textId="75094281" w:rsidR="00413AE2" w:rsidRDefault="00C91F99" w:rsidP="00413AE2">
                        <w:pPr>
                          <w:pStyle w:val="Subtitle"/>
                          <w:rPr>
                            <w:lang w:val="sr-Cyrl-RS"/>
                          </w:rPr>
                        </w:pPr>
                        <w:r w:rsidRPr="001A3FCB">
                          <w:rPr>
                            <w:lang w:val="sr-Cyrl-RS"/>
                          </w:rPr>
                          <w:t>Управљање софтверским пројектима – 2021/2022</w:t>
                        </w:r>
                      </w:p>
                      <w:p w14:paraId="7F495069" w14:textId="191E4500" w:rsidR="00413AE2" w:rsidRPr="00B1625E" w:rsidRDefault="00413AE2" w:rsidP="00413AE2">
                        <w:pPr>
                          <w:jc w:val="center"/>
                          <w:rPr>
                            <w:b/>
                            <w:bCs/>
                            <w:sz w:val="32"/>
                            <w:szCs w:val="32"/>
                            <w:lang w:val="sr-Cyrl-RS"/>
                          </w:rPr>
                        </w:pPr>
                        <w:r w:rsidRPr="00B1625E">
                          <w:rPr>
                            <w:b/>
                            <w:bCs/>
                            <w:sz w:val="32"/>
                            <w:szCs w:val="32"/>
                            <w:lang w:val="sr-Cyrl-RS"/>
                          </w:rPr>
                          <w:t>П</w:t>
                        </w:r>
                        <w:r w:rsidR="00CC31BB">
                          <w:rPr>
                            <w:b/>
                            <w:bCs/>
                            <w:sz w:val="32"/>
                            <w:szCs w:val="32"/>
                            <w:lang w:val="sr-Cyrl-RS"/>
                          </w:rPr>
                          <w:t>ословни модел</w:t>
                        </w:r>
                      </w:p>
                      <w:p w14:paraId="7187557A" w14:textId="66055135" w:rsidR="00413AE2" w:rsidRPr="00413AE2" w:rsidRDefault="00413AE2" w:rsidP="00413AE2">
                        <w:pPr>
                          <w:rPr>
                            <w:lang w:val="sr-Cyrl-RS"/>
                          </w:rPr>
                        </w:pPr>
                      </w:p>
                      <w:p w14:paraId="1F49222C" w14:textId="77777777" w:rsidR="00413AE2" w:rsidRPr="00413AE2" w:rsidRDefault="00413AE2" w:rsidP="00413AE2">
                        <w:pPr>
                          <w:rPr>
                            <w:lang w:val="sr-Cyrl-RS"/>
                          </w:rPr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8" type="#_x0000_t75" alt="Logo&#10;&#10;Description automatically generated" style="position:absolute;width:10572;height:12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">
                  <v:imagedata r:id="rId12" o:title="Logo&#10;&#10;Description automatically generated"/>
                </v:shape>
                <w10:anchorlock/>
              </v:group>
            </w:pict>
          </mc:Fallback>
        </mc:AlternateContent>
      </w:r>
    </w:p>
    <w:p w14:paraId="4EB2B31A" w14:textId="5BC8DE2C" w:rsidR="00476C45" w:rsidRPr="006B3DE8" w:rsidRDefault="00476C45">
      <w:pPr>
        <w:rPr>
          <w:i/>
          <w:iCs/>
          <w:lang w:val="sr-Latn-RS"/>
        </w:rPr>
      </w:pPr>
    </w:p>
    <w:p w14:paraId="6A16F298" w14:textId="0D6597CD" w:rsidR="00DD1D4C" w:rsidRDefault="00DD1D4C" w:rsidP="00BA594C">
      <w:pPr>
        <w:rPr>
          <w:i/>
          <w:iCs/>
          <w:lang w:val="sr-Latn-RS"/>
        </w:rPr>
      </w:pPr>
    </w:p>
    <w:p w14:paraId="0D7D3A24" w14:textId="77777777" w:rsidR="00DD1D4C" w:rsidRDefault="00DD1D4C" w:rsidP="00BA594C">
      <w:pPr>
        <w:rPr>
          <w:i/>
          <w:iCs/>
          <w:lang w:val="sr-Latn-RS"/>
        </w:rPr>
      </w:pPr>
    </w:p>
    <w:p w14:paraId="4F454FEF" w14:textId="31185978" w:rsidR="00135A85" w:rsidRDefault="00135A85" w:rsidP="00BA594C">
      <w:pPr>
        <w:rPr>
          <w:i/>
          <w:iCs/>
          <w:lang w:val="sr-Latn-RS"/>
        </w:rPr>
      </w:pPr>
    </w:p>
    <w:p w14:paraId="0E2D1BAD" w14:textId="738B6F78" w:rsidR="00135A85" w:rsidRPr="00135A85" w:rsidRDefault="00135A85" w:rsidP="00135A85">
      <w:pPr>
        <w:jc w:val="center"/>
        <w:rPr>
          <w:i/>
          <w:iCs/>
          <w:color w:val="FF0000"/>
          <w:lang w:val="sr-Latn-RS"/>
        </w:rPr>
      </w:pPr>
    </w:p>
    <w:p w14:paraId="47405491" w14:textId="15BB1A89" w:rsidR="00135A85" w:rsidRPr="009C7EA6" w:rsidRDefault="009C7EA6" w:rsidP="00135A85">
      <w:pPr>
        <w:pStyle w:val="Title"/>
        <w:rPr>
          <w:lang w:val="sr-Cyrl-RS"/>
        </w:rPr>
      </w:pPr>
      <w:r w:rsidRPr="009C7EA6">
        <w:rPr>
          <w:lang w:val="sr-Latn-RS"/>
        </w:rPr>
        <w:t>BudgetTrip</w:t>
      </w:r>
    </w:p>
    <w:p w14:paraId="32E0E0A1" w14:textId="78164532" w:rsidR="00135A85" w:rsidRPr="00DD1D4C" w:rsidRDefault="00135A85" w:rsidP="00BA594C">
      <w:pPr>
        <w:rPr>
          <w:lang w:val="sr-Latn-RS"/>
        </w:rPr>
      </w:pPr>
    </w:p>
    <w:p w14:paraId="09697EA9" w14:textId="2F2CD7A9" w:rsidR="00135A85" w:rsidRPr="00DD1D4C" w:rsidRDefault="00135A85" w:rsidP="00BA594C">
      <w:pPr>
        <w:rPr>
          <w:lang w:val="sr-Latn-RS"/>
        </w:rPr>
      </w:pPr>
    </w:p>
    <w:p w14:paraId="665A460F" w14:textId="303E9B38" w:rsidR="00135A85" w:rsidRPr="00DD1D4C" w:rsidRDefault="00135A85" w:rsidP="00BA594C">
      <w:pPr>
        <w:rPr>
          <w:lang w:val="sr-Latn-RS"/>
        </w:rPr>
      </w:pPr>
    </w:p>
    <w:p w14:paraId="6CD59127" w14:textId="582E6EE4" w:rsidR="00135A85" w:rsidRPr="00DD1D4C" w:rsidRDefault="00135A85" w:rsidP="00BA594C">
      <w:pPr>
        <w:rPr>
          <w:lang w:val="sr-Latn-RS"/>
        </w:rPr>
      </w:pPr>
    </w:p>
    <w:p w14:paraId="0861060F" w14:textId="0D323024" w:rsidR="00135A85" w:rsidRPr="00DD1D4C" w:rsidRDefault="00135A85" w:rsidP="00BA594C">
      <w:pPr>
        <w:rPr>
          <w:lang w:val="sr-Latn-RS"/>
        </w:rPr>
      </w:pPr>
    </w:p>
    <w:p w14:paraId="596D7B84" w14:textId="1041F6B4" w:rsidR="00135A85" w:rsidRDefault="00DD1D4C" w:rsidP="00577683">
      <w:pPr>
        <w:pStyle w:val="NoSpacing"/>
        <w:jc w:val="center"/>
        <w:rPr>
          <w:lang w:val="sr-Cyrl-RS"/>
        </w:rPr>
      </w:pPr>
      <w:r>
        <w:rPr>
          <w:lang w:val="sr-Cyrl-RS"/>
        </w:rPr>
        <w:t>Чланови тима</w:t>
      </w:r>
    </w:p>
    <w:p w14:paraId="4DA2235E" w14:textId="77777777" w:rsidR="009C7EA6" w:rsidRDefault="009C7EA6" w:rsidP="00577683">
      <w:pPr>
        <w:pStyle w:val="NoSpacing"/>
        <w:jc w:val="center"/>
        <w:rPr>
          <w:lang w:val="sr-Cyrl-RS"/>
        </w:rPr>
      </w:pPr>
    </w:p>
    <w:p w14:paraId="0487D316" w14:textId="2B23E159" w:rsidR="009C7EA6" w:rsidRDefault="009C7EA6" w:rsidP="009C7EA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Бранислав Којић kb110504d@student.etf.bg.ac.rs</w:t>
      </w:r>
    </w:p>
    <w:p w14:paraId="69B99F46" w14:textId="1A88E18F" w:rsidR="009C7EA6" w:rsidRDefault="009C7EA6" w:rsidP="009C7EA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Маја Брајовић bm170575d@student.etf.bg.ac.rs</w:t>
      </w:r>
    </w:p>
    <w:p w14:paraId="5F569152" w14:textId="112027AF" w:rsidR="00577683" w:rsidRPr="00DD1D4C" w:rsidRDefault="009C7EA6" w:rsidP="009C7EA6">
      <w:pPr>
        <w:pStyle w:val="NoSpacing"/>
        <w:jc w:val="center"/>
        <w:rPr>
          <w:lang w:val="sr-Cyrl-RS"/>
        </w:rPr>
      </w:pPr>
      <w:r>
        <w:rPr>
          <w:rStyle w:val="normaltextrun"/>
          <w:rFonts w:ascii="Calibri" w:hAnsi="Calibri" w:cs="Calibri"/>
        </w:rPr>
        <w:t>Мина Јанковић jm160495d@student.etf.bg.ac.rs</w:t>
      </w:r>
      <w:r>
        <w:rPr>
          <w:rStyle w:val="eop"/>
          <w:rFonts w:ascii="Calibri" w:hAnsi="Calibri" w:cs="Calibri"/>
        </w:rPr>
        <w:t> </w:t>
      </w:r>
    </w:p>
    <w:p w14:paraId="5824233C" w14:textId="72E4481B" w:rsidR="00135A85" w:rsidRDefault="00135A85" w:rsidP="00BA594C">
      <w:pPr>
        <w:rPr>
          <w:lang w:val="sr-Latn-RS"/>
        </w:rPr>
      </w:pPr>
    </w:p>
    <w:p w14:paraId="3AAF1F2E" w14:textId="6B4C0CC9" w:rsidR="00092496" w:rsidRDefault="00092496" w:rsidP="00BA594C">
      <w:pPr>
        <w:rPr>
          <w:lang w:val="sr-Latn-RS"/>
        </w:rPr>
      </w:pPr>
    </w:p>
    <w:p w14:paraId="5F937C7E" w14:textId="381BE92E" w:rsidR="00092496" w:rsidRDefault="00092496" w:rsidP="00BA594C">
      <w:pPr>
        <w:rPr>
          <w:lang w:val="sr-Latn-RS"/>
        </w:rPr>
      </w:pPr>
    </w:p>
    <w:p w14:paraId="21CD69C5" w14:textId="605F7F29" w:rsidR="00092496" w:rsidRDefault="00092496" w:rsidP="00BA594C">
      <w:pPr>
        <w:rPr>
          <w:lang w:val="sr-Latn-RS"/>
        </w:rPr>
      </w:pPr>
    </w:p>
    <w:p w14:paraId="7256236F" w14:textId="77777777" w:rsidR="00092496" w:rsidRPr="00DD1D4C" w:rsidRDefault="00092496" w:rsidP="00BA594C">
      <w:pPr>
        <w:rPr>
          <w:lang w:val="sr-Latn-RS"/>
        </w:rPr>
      </w:pPr>
    </w:p>
    <w:p w14:paraId="0530FC7A" w14:textId="115CEEF9" w:rsidR="00135A85" w:rsidRDefault="009C7EA6" w:rsidP="00F07C58">
      <w:pPr>
        <w:jc w:val="center"/>
        <w:rPr>
          <w:color w:val="FF0000"/>
          <w:lang w:val="sr-Cyrl-RS"/>
        </w:rPr>
      </w:pPr>
      <w:r>
        <w:rPr>
          <w:lang w:val="sr-Cyrl-RS"/>
        </w:rPr>
        <w:t>Београд,</w:t>
      </w:r>
      <w:r w:rsidR="00DD1D4C" w:rsidRPr="009C7EA6">
        <w:rPr>
          <w:lang w:val="sr-Cyrl-RS"/>
        </w:rPr>
        <w:t xml:space="preserve"> </w:t>
      </w:r>
      <w:r>
        <w:rPr>
          <w:lang w:val="sr-Cyrl-RS"/>
        </w:rPr>
        <w:t>10.04.2022.</w:t>
      </w:r>
    </w:p>
    <w:p w14:paraId="189BBDA5" w14:textId="31454975" w:rsidR="009C7EA6" w:rsidRDefault="00EC4A03" w:rsidP="009C7EA6">
      <w:pPr>
        <w:pStyle w:val="Footer"/>
        <w:jc w:val="center"/>
        <w:rPr>
          <w:color w:val="FF0000"/>
          <w:lang w:val="sr-Cyrl-RS"/>
        </w:rPr>
      </w:pPr>
      <w:r>
        <w:rPr>
          <w:lang w:val="sr-Cyrl-RS"/>
        </w:rPr>
        <w:t xml:space="preserve">Тренутна верзија документа: </w:t>
      </w:r>
      <w:ins w:id="0" w:author="Бранислав Којић" w:date="2022-06-20T18:18:00Z">
        <w:r w:rsidR="00ED0471">
          <w:t>1</w:t>
        </w:r>
      </w:ins>
      <w:del w:id="1" w:author="Бранислав Којић" w:date="2022-06-20T18:17:00Z">
        <w:r w:rsidDel="00ED0471">
          <w:rPr>
            <w:lang w:val="sr-Cyrl-RS"/>
          </w:rPr>
          <w:delText>1</w:delText>
        </w:r>
      </w:del>
      <w:r>
        <w:rPr>
          <w:lang w:val="sr-Cyrl-RS"/>
        </w:rPr>
        <w:t>.</w:t>
      </w:r>
      <w:ins w:id="2" w:author="Бранислав Којић" w:date="2022-06-20T18:18:00Z">
        <w:r w:rsidR="00ED0471">
          <w:t>1</w:t>
        </w:r>
      </w:ins>
      <w:del w:id="3" w:author="Бранислав Којић" w:date="2022-06-20T18:18:00Z">
        <w:r w:rsidDel="00ED0471">
          <w:rPr>
            <w:lang w:val="sr-Cyrl-RS"/>
          </w:rPr>
          <w:delText>0</w:delText>
        </w:r>
      </w:del>
      <w:r>
        <w:rPr>
          <w:lang w:val="sr-Cyrl-RS"/>
        </w:rPr>
        <w:t xml:space="preserve"> </w:t>
      </w:r>
    </w:p>
    <w:p w14:paraId="55B4F353" w14:textId="0152930B" w:rsidR="009C7EA6" w:rsidRDefault="009C7EA6" w:rsidP="009C7EA6">
      <w:pPr>
        <w:pStyle w:val="Footer"/>
        <w:jc w:val="center"/>
        <w:rPr>
          <w:color w:val="FF0000"/>
          <w:lang w:val="sr-Cyrl-RS"/>
        </w:rPr>
      </w:pPr>
    </w:p>
    <w:p w14:paraId="57DFAB7E" w14:textId="11E59968" w:rsidR="009C7EA6" w:rsidRDefault="009C7EA6" w:rsidP="009C7EA6">
      <w:pPr>
        <w:pStyle w:val="Footer"/>
        <w:jc w:val="center"/>
        <w:rPr>
          <w:color w:val="FF0000"/>
          <w:lang w:val="sr-Cyrl-RS"/>
        </w:rPr>
      </w:pPr>
    </w:p>
    <w:p w14:paraId="303ADA70" w14:textId="77777777" w:rsidR="009C7EA6" w:rsidRDefault="009C7EA6" w:rsidP="009C7EA6">
      <w:pPr>
        <w:pStyle w:val="Footer"/>
        <w:jc w:val="center"/>
        <w:rPr>
          <w:color w:val="FF0000"/>
          <w:lang w:val="sr-Cyrl-RS"/>
        </w:rPr>
      </w:pPr>
    </w:p>
    <w:p w14:paraId="2EAA00E7" w14:textId="4A60E51F" w:rsidR="002D4B92" w:rsidRDefault="002D4B92" w:rsidP="002D4B92">
      <w:pPr>
        <w:pStyle w:val="Heading1"/>
        <w:rPr>
          <w:lang w:val="sr-Cyrl-RS"/>
        </w:rPr>
      </w:pPr>
      <w:bookmarkStart w:id="4" w:name="_Toc106641480"/>
      <w:r>
        <w:rPr>
          <w:lang w:val="sr-Cyrl-RS"/>
        </w:rPr>
        <w:lastRenderedPageBreak/>
        <w:t>Записник ревизија</w:t>
      </w:r>
      <w:bookmarkEnd w:id="4"/>
    </w:p>
    <w:p w14:paraId="4AA5C42C" w14:textId="1561EB79" w:rsidR="00531877" w:rsidRDefault="00531877" w:rsidP="00531877">
      <w:pPr>
        <w:rPr>
          <w:lang w:val="sr-Cyrl-RS"/>
        </w:rPr>
      </w:pPr>
    </w:p>
    <w:p w14:paraId="33CAB62C" w14:textId="01D2F2E3" w:rsidR="00531877" w:rsidRDefault="00531877" w:rsidP="00531877">
      <w:pPr>
        <w:rPr>
          <w:b/>
          <w:bCs/>
          <w:lang w:val="sr-Cyrl-RS"/>
        </w:rPr>
      </w:pPr>
      <w:r>
        <w:rPr>
          <w:lang w:val="sr-Cyrl-RS"/>
        </w:rPr>
        <w:t>Тренутна верзија документа:</w:t>
      </w:r>
      <w:r w:rsidR="00AC04D6">
        <w:rPr>
          <w:lang w:val="sr-Cyrl-RS"/>
        </w:rPr>
        <w:t xml:space="preserve"> </w:t>
      </w:r>
      <w:ins w:id="5" w:author="Бранислав Којић" w:date="2022-06-20T18:18:00Z">
        <w:r w:rsidR="00ED0471">
          <w:rPr>
            <w:b/>
            <w:bCs/>
          </w:rPr>
          <w:t>1</w:t>
        </w:r>
      </w:ins>
      <w:del w:id="6" w:author="Бранислав Којић" w:date="2022-06-20T18:17:00Z">
        <w:r w:rsidR="00AC04D6" w:rsidRPr="00AC04D6" w:rsidDel="00ED0471">
          <w:rPr>
            <w:b/>
            <w:bCs/>
            <w:lang w:val="sr-Cyrl-RS"/>
          </w:rPr>
          <w:delText>1</w:delText>
        </w:r>
      </w:del>
      <w:r w:rsidR="00AC04D6" w:rsidRPr="00AC04D6">
        <w:rPr>
          <w:b/>
          <w:bCs/>
          <w:lang w:val="sr-Cyrl-RS"/>
        </w:rPr>
        <w:t>.</w:t>
      </w:r>
      <w:ins w:id="7" w:author="Бранислав Којић" w:date="2022-06-20T18:18:00Z">
        <w:r w:rsidR="00ED0471">
          <w:rPr>
            <w:b/>
            <w:bCs/>
          </w:rPr>
          <w:t>1</w:t>
        </w:r>
      </w:ins>
      <w:del w:id="8" w:author="Бранислав Којић" w:date="2022-06-20T18:18:00Z">
        <w:r w:rsidR="00AC04D6" w:rsidRPr="00AC04D6" w:rsidDel="00ED0471">
          <w:rPr>
            <w:b/>
            <w:bCs/>
            <w:lang w:val="sr-Cyrl-RS"/>
          </w:rPr>
          <w:delText>0</w:delText>
        </w:r>
      </w:del>
    </w:p>
    <w:p w14:paraId="4C79DF1D" w14:textId="6529288C" w:rsidR="001E28EC" w:rsidRPr="00036AC5" w:rsidRDefault="001E28EC" w:rsidP="00531877">
      <w:pPr>
        <w:rPr>
          <w:lang w:val="sr-Cyrl-RS"/>
        </w:rPr>
      </w:pPr>
    </w:p>
    <w:tbl>
      <w:tblPr>
        <w:tblStyle w:val="ListTable3"/>
        <w:tblW w:w="5000" w:type="pct"/>
        <w:tblLook w:val="00A0" w:firstRow="1" w:lastRow="0" w:firstColumn="1" w:lastColumn="0" w:noHBand="0" w:noVBand="0"/>
      </w:tblPr>
      <w:tblGrid>
        <w:gridCol w:w="1275"/>
        <w:gridCol w:w="950"/>
        <w:gridCol w:w="7125"/>
      </w:tblGrid>
      <w:tr w:rsidR="005B0D5C" w:rsidRPr="00880042" w14:paraId="1101269D" w14:textId="77777777" w:rsidTr="00B606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82" w:type="pct"/>
            <w:vAlign w:val="center"/>
          </w:tcPr>
          <w:p w14:paraId="79F458F3" w14:textId="29C4EB13" w:rsidR="005B0D5C" w:rsidRPr="00880042" w:rsidRDefault="005B0D5C" w:rsidP="005F532C">
            <w:pPr>
              <w:jc w:val="left"/>
              <w:rPr>
                <w:color w:val="auto"/>
                <w:lang w:val="sr-Cyrl-RS"/>
              </w:rPr>
            </w:pPr>
            <w:r>
              <w:rPr>
                <w:color w:val="auto"/>
                <w:lang w:val="sr-Cyrl-RS"/>
              </w:rPr>
              <w:t>Датум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8" w:type="pct"/>
            <w:vAlign w:val="center"/>
          </w:tcPr>
          <w:p w14:paraId="2E055572" w14:textId="28FEEF79" w:rsidR="005B0D5C" w:rsidRPr="00880042" w:rsidRDefault="005B0D5C" w:rsidP="005F532C">
            <w:pPr>
              <w:jc w:val="left"/>
              <w:rPr>
                <w:color w:val="auto"/>
                <w:lang w:val="sr-Cyrl-RS"/>
              </w:rPr>
            </w:pPr>
            <w:r>
              <w:rPr>
                <w:color w:val="auto"/>
                <w:lang w:val="sr-Cyrl-RS"/>
              </w:rPr>
              <w:t>Верзија</w:t>
            </w:r>
          </w:p>
        </w:tc>
        <w:tc>
          <w:tcPr>
            <w:tcW w:w="3810" w:type="pct"/>
            <w:vAlign w:val="center"/>
          </w:tcPr>
          <w:p w14:paraId="1DABB0EF" w14:textId="7282AAE1" w:rsidR="005B0D5C" w:rsidRPr="00880042" w:rsidRDefault="005B0D5C" w:rsidP="005F532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sr-Cyrl-RS"/>
              </w:rPr>
            </w:pPr>
            <w:r>
              <w:rPr>
                <w:lang w:val="sr-Cyrl-RS"/>
              </w:rPr>
              <w:t>Опис измена</w:t>
            </w:r>
          </w:p>
        </w:tc>
      </w:tr>
      <w:tr w:rsidR="005B0D5C" w:rsidRPr="004C0964" w14:paraId="367A61C6" w14:textId="77777777" w:rsidTr="00B606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2" w:type="pct"/>
            <w:vAlign w:val="center"/>
          </w:tcPr>
          <w:p w14:paraId="7433201C" w14:textId="32AEFB3A" w:rsidR="005B0D5C" w:rsidRPr="009C7EA6" w:rsidRDefault="009C7EA6" w:rsidP="005F532C">
            <w:pPr>
              <w:jc w:val="left"/>
              <w:rPr>
                <w:b w:val="0"/>
                <w:lang w:val="sr-Cyrl-RS"/>
              </w:rPr>
            </w:pPr>
            <w:r>
              <w:rPr>
                <w:b w:val="0"/>
                <w:lang w:val="sr-Cyrl-RS"/>
              </w:rPr>
              <w:t>10.04.2022.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8" w:type="pct"/>
            <w:vAlign w:val="center"/>
          </w:tcPr>
          <w:p w14:paraId="6863D286" w14:textId="26325282" w:rsidR="005B0D5C" w:rsidRPr="005B0D5C" w:rsidRDefault="005B0D5C" w:rsidP="005F532C">
            <w:pPr>
              <w:jc w:val="left"/>
              <w:rPr>
                <w:lang w:val="sr-Cyrl-RS"/>
              </w:rPr>
            </w:pPr>
            <w:r w:rsidRPr="005B0D5C">
              <w:rPr>
                <w:lang w:val="sr-Cyrl-RS"/>
              </w:rPr>
              <w:t>1.0</w:t>
            </w:r>
          </w:p>
        </w:tc>
        <w:tc>
          <w:tcPr>
            <w:tcW w:w="3810" w:type="pct"/>
            <w:vAlign w:val="center"/>
          </w:tcPr>
          <w:p w14:paraId="58903E5D" w14:textId="196588AE" w:rsidR="005B0D5C" w:rsidRPr="005B0D5C" w:rsidRDefault="005B0D5C" w:rsidP="005F53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 w:rsidRPr="005B0D5C">
              <w:rPr>
                <w:lang w:val="sr-Cyrl-RS"/>
              </w:rPr>
              <w:t>Основна верзија</w:t>
            </w:r>
          </w:p>
        </w:tc>
      </w:tr>
      <w:tr w:rsidR="00B6061F" w:rsidRPr="004C0964" w14:paraId="0D7C8B53" w14:textId="77777777" w:rsidTr="00B606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2" w:type="pct"/>
            <w:vAlign w:val="center"/>
          </w:tcPr>
          <w:p w14:paraId="1005AE04" w14:textId="7F7454F7" w:rsidR="00B6061F" w:rsidRPr="005B0D5C" w:rsidRDefault="00B6061F" w:rsidP="00B6061F">
            <w:pPr>
              <w:jc w:val="left"/>
              <w:rPr>
                <w:b w:val="0"/>
                <w:lang w:val="sr-Cyrl-RS"/>
              </w:rPr>
            </w:pPr>
            <w:ins w:id="9" w:author="Бранислав Којић" w:date="2022-06-20T17:51:00Z">
              <w:r w:rsidRPr="00137DA1">
                <w:rPr>
                  <w:b w:val="0"/>
                </w:rPr>
                <w:t>28.05.2022.</w:t>
              </w:r>
            </w:ins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8" w:type="pct"/>
            <w:vAlign w:val="center"/>
          </w:tcPr>
          <w:p w14:paraId="44F19510" w14:textId="16BD378B" w:rsidR="00B6061F" w:rsidRPr="005B0D5C" w:rsidRDefault="00ED0471" w:rsidP="00B6061F">
            <w:pPr>
              <w:jc w:val="left"/>
              <w:rPr>
                <w:lang w:val="sr-Cyrl-RS"/>
              </w:rPr>
            </w:pPr>
            <w:ins w:id="10" w:author="Бранислав Којић" w:date="2022-06-20T18:18:00Z">
              <w:r>
                <w:t>1</w:t>
              </w:r>
            </w:ins>
            <w:ins w:id="11" w:author="Бранислав Којић" w:date="2022-06-20T17:51:00Z">
              <w:r w:rsidR="00B6061F">
                <w:t>.</w:t>
              </w:r>
            </w:ins>
            <w:ins w:id="12" w:author="Бранислав Којић" w:date="2022-06-20T18:18:00Z">
              <w:r>
                <w:t>1</w:t>
              </w:r>
            </w:ins>
          </w:p>
        </w:tc>
        <w:tc>
          <w:tcPr>
            <w:tcW w:w="3810" w:type="pct"/>
            <w:vAlign w:val="center"/>
          </w:tcPr>
          <w:p w14:paraId="02F056D7" w14:textId="06FA06AA" w:rsidR="00B6061F" w:rsidRPr="005B0D5C" w:rsidRDefault="00B6061F" w:rsidP="00B6061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ins w:id="13" w:author="Бранислав Којић" w:date="2022-06-20T17:51:00Z">
              <w:r>
                <w:rPr>
                  <w:lang w:val="sr-Cyrl-RS"/>
                </w:rPr>
                <w:t>Исправка грешки и допуна</w:t>
              </w:r>
            </w:ins>
          </w:p>
        </w:tc>
      </w:tr>
      <w:tr w:rsidR="00B6061F" w:rsidRPr="00880042" w14:paraId="5021B739" w14:textId="77777777" w:rsidTr="00B606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2" w:type="pct"/>
            <w:vAlign w:val="center"/>
          </w:tcPr>
          <w:p w14:paraId="7DF9A34D" w14:textId="19A8E895" w:rsidR="00B6061F" w:rsidRPr="005B0D5C" w:rsidRDefault="00B6061F" w:rsidP="00B6061F">
            <w:pPr>
              <w:jc w:val="left"/>
              <w:rPr>
                <w:b w:val="0"/>
                <w:lang w:val="sr-Cyrl-R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8" w:type="pct"/>
            <w:vAlign w:val="center"/>
          </w:tcPr>
          <w:p w14:paraId="6CFAAAFE" w14:textId="396603B4" w:rsidR="00B6061F" w:rsidRPr="005B0D5C" w:rsidRDefault="00B6061F" w:rsidP="00B6061F">
            <w:pPr>
              <w:jc w:val="left"/>
              <w:rPr>
                <w:lang w:val="sr-Cyrl-RS"/>
              </w:rPr>
            </w:pPr>
          </w:p>
        </w:tc>
        <w:tc>
          <w:tcPr>
            <w:tcW w:w="3810" w:type="pct"/>
            <w:vAlign w:val="center"/>
          </w:tcPr>
          <w:p w14:paraId="677ED35F" w14:textId="69F6BAB8" w:rsidR="00B6061F" w:rsidRPr="005B0D5C" w:rsidRDefault="00B6061F" w:rsidP="00B6061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</w:tr>
      <w:tr w:rsidR="00B6061F" w:rsidRPr="00880042" w14:paraId="411ED284" w14:textId="77777777" w:rsidTr="00B606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2" w:type="pct"/>
            <w:vAlign w:val="center"/>
          </w:tcPr>
          <w:p w14:paraId="387ED44F" w14:textId="77777777" w:rsidR="00B6061F" w:rsidRPr="005B0D5C" w:rsidRDefault="00B6061F" w:rsidP="00B6061F">
            <w:pPr>
              <w:jc w:val="left"/>
              <w:rPr>
                <w:lang w:val="sr-Cyrl-R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8" w:type="pct"/>
            <w:vAlign w:val="center"/>
          </w:tcPr>
          <w:p w14:paraId="74A3A2ED" w14:textId="7FEF6DF2" w:rsidR="00B6061F" w:rsidRPr="005B0D5C" w:rsidRDefault="00B6061F" w:rsidP="00B6061F">
            <w:pPr>
              <w:jc w:val="left"/>
              <w:rPr>
                <w:lang w:val="sr-Cyrl-RS"/>
              </w:rPr>
            </w:pPr>
          </w:p>
        </w:tc>
        <w:tc>
          <w:tcPr>
            <w:tcW w:w="3810" w:type="pct"/>
            <w:vAlign w:val="center"/>
          </w:tcPr>
          <w:p w14:paraId="44AE6232" w14:textId="77777777" w:rsidR="00B6061F" w:rsidRPr="005B0D5C" w:rsidRDefault="00B6061F" w:rsidP="00B6061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</w:tr>
    </w:tbl>
    <w:p w14:paraId="5063322A" w14:textId="77777777" w:rsidR="00AC04D6" w:rsidRDefault="00AC04D6" w:rsidP="00531877">
      <w:pPr>
        <w:rPr>
          <w:lang w:val="sr-Cyrl-RS"/>
        </w:rPr>
      </w:pPr>
    </w:p>
    <w:p w14:paraId="68932B84" w14:textId="77777777" w:rsidR="00531877" w:rsidRDefault="00531877">
      <w:pPr>
        <w:rPr>
          <w:lang w:val="sr-Cyrl-RS"/>
        </w:rPr>
      </w:pPr>
      <w:r>
        <w:rPr>
          <w:lang w:val="sr-Cyrl-RS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aps w:val="0"/>
          <w:spacing w:val="0"/>
          <w:sz w:val="22"/>
          <w:szCs w:val="22"/>
        </w:rPr>
        <w:id w:val="-91200469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3566E74" w14:textId="605F9D49" w:rsidR="001432FE" w:rsidRPr="00A1405A" w:rsidRDefault="001432FE">
          <w:pPr>
            <w:pStyle w:val="TOCHeading"/>
            <w:rPr>
              <w:lang w:val="sr-Latn-RS"/>
            </w:rPr>
          </w:pPr>
          <w:r>
            <w:rPr>
              <w:lang w:val="sr-Cyrl-RS"/>
            </w:rPr>
            <w:t>Садржај</w:t>
          </w:r>
        </w:p>
        <w:p w14:paraId="3F6A26F3" w14:textId="303FB9A4" w:rsidR="00ED0471" w:rsidRDefault="001432FE">
          <w:pPr>
            <w:pStyle w:val="TOC1"/>
            <w:rPr>
              <w:ins w:id="14" w:author="Бранислав Којић" w:date="2022-06-20T18:17:00Z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ins w:id="15" w:author="Бранислав Којић" w:date="2022-06-20T18:17:00Z">
            <w:r w:rsidR="00ED0471" w:rsidRPr="00762BA2">
              <w:rPr>
                <w:rStyle w:val="Hyperlink"/>
                <w:noProof/>
              </w:rPr>
              <w:fldChar w:fldCharType="begin"/>
            </w:r>
            <w:r w:rsidR="00ED0471" w:rsidRPr="00762BA2">
              <w:rPr>
                <w:rStyle w:val="Hyperlink"/>
                <w:noProof/>
              </w:rPr>
              <w:instrText xml:space="preserve"> </w:instrText>
            </w:r>
            <w:r w:rsidR="00ED0471">
              <w:rPr>
                <w:noProof/>
              </w:rPr>
              <w:instrText>HYPERLINK \l "_Toc106641480"</w:instrText>
            </w:r>
            <w:r w:rsidR="00ED0471" w:rsidRPr="00762BA2">
              <w:rPr>
                <w:rStyle w:val="Hyperlink"/>
                <w:noProof/>
              </w:rPr>
              <w:instrText xml:space="preserve"> </w:instrText>
            </w:r>
            <w:r w:rsidR="00ED0471" w:rsidRPr="00762BA2">
              <w:rPr>
                <w:rStyle w:val="Hyperlink"/>
                <w:noProof/>
              </w:rPr>
            </w:r>
            <w:r w:rsidR="00ED0471" w:rsidRPr="00762BA2">
              <w:rPr>
                <w:rStyle w:val="Hyperlink"/>
                <w:noProof/>
              </w:rPr>
              <w:fldChar w:fldCharType="separate"/>
            </w:r>
            <w:r w:rsidR="00ED0471" w:rsidRPr="00762BA2">
              <w:rPr>
                <w:rStyle w:val="Hyperlink"/>
                <w:noProof/>
                <w:lang w:val="sr-Cyrl-RS"/>
              </w:rPr>
              <w:t>Записник ревизија</w:t>
            </w:r>
            <w:r w:rsidR="00ED0471">
              <w:rPr>
                <w:noProof/>
                <w:webHidden/>
              </w:rPr>
              <w:tab/>
            </w:r>
            <w:r w:rsidR="00ED0471">
              <w:rPr>
                <w:noProof/>
                <w:webHidden/>
              </w:rPr>
              <w:fldChar w:fldCharType="begin"/>
            </w:r>
            <w:r w:rsidR="00ED0471">
              <w:rPr>
                <w:noProof/>
                <w:webHidden/>
              </w:rPr>
              <w:instrText xml:space="preserve"> PAGEREF _Toc106641480 \h </w:instrText>
            </w:r>
            <w:r w:rsidR="00ED0471">
              <w:rPr>
                <w:noProof/>
                <w:webHidden/>
              </w:rPr>
            </w:r>
          </w:ins>
          <w:r w:rsidR="00ED0471">
            <w:rPr>
              <w:noProof/>
              <w:webHidden/>
            </w:rPr>
            <w:fldChar w:fldCharType="separate"/>
          </w:r>
          <w:ins w:id="16" w:author="Бранислав Којић" w:date="2022-06-20T18:17:00Z">
            <w:r w:rsidR="00ED0471">
              <w:rPr>
                <w:noProof/>
                <w:webHidden/>
              </w:rPr>
              <w:t>2</w:t>
            </w:r>
            <w:r w:rsidR="00ED0471">
              <w:rPr>
                <w:noProof/>
                <w:webHidden/>
              </w:rPr>
              <w:fldChar w:fldCharType="end"/>
            </w:r>
            <w:r w:rsidR="00ED0471" w:rsidRPr="00762BA2">
              <w:rPr>
                <w:rStyle w:val="Hyperlink"/>
                <w:noProof/>
              </w:rPr>
              <w:fldChar w:fldCharType="end"/>
            </w:r>
          </w:ins>
        </w:p>
        <w:p w14:paraId="66651197" w14:textId="506FFD4F" w:rsidR="00ED0471" w:rsidRDefault="00ED0471">
          <w:pPr>
            <w:pStyle w:val="TOC1"/>
            <w:rPr>
              <w:ins w:id="17" w:author="Бранислав Којић" w:date="2022-06-20T18:17:00Z"/>
              <w:noProof/>
              <w:lang w:val="en-GB" w:eastAsia="en-GB"/>
            </w:rPr>
          </w:pPr>
          <w:ins w:id="18" w:author="Бранислав Којић" w:date="2022-06-20T18:17:00Z">
            <w:r w:rsidRPr="00762BA2">
              <w:rPr>
                <w:rStyle w:val="Hyperlink"/>
                <w:noProof/>
              </w:rPr>
              <w:fldChar w:fldCharType="begin"/>
            </w:r>
            <w:r w:rsidRPr="00762BA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"_Toc106641481"</w:instrText>
            </w:r>
            <w:r w:rsidRPr="00762BA2">
              <w:rPr>
                <w:rStyle w:val="Hyperlink"/>
                <w:noProof/>
              </w:rPr>
              <w:instrText xml:space="preserve"> </w:instrText>
            </w:r>
            <w:r w:rsidRPr="00762BA2">
              <w:rPr>
                <w:rStyle w:val="Hyperlink"/>
                <w:noProof/>
              </w:rPr>
            </w:r>
            <w:r w:rsidRPr="00762BA2">
              <w:rPr>
                <w:rStyle w:val="Hyperlink"/>
                <w:noProof/>
              </w:rPr>
              <w:fldChar w:fldCharType="separate"/>
            </w:r>
            <w:r w:rsidRPr="00762BA2">
              <w:rPr>
                <w:rStyle w:val="Hyperlink"/>
                <w:noProof/>
                <w:lang w:val="sr-Cyrl-RS"/>
              </w:rPr>
              <w:t>1.</w:t>
            </w:r>
            <w:r>
              <w:rPr>
                <w:noProof/>
                <w:lang w:val="en-GB" w:eastAsia="en-GB"/>
              </w:rPr>
              <w:tab/>
            </w:r>
            <w:r w:rsidRPr="00762BA2">
              <w:rPr>
                <w:rStyle w:val="Hyperlink"/>
                <w:noProof/>
                <w:lang w:val="sr-Cyrl-RS"/>
              </w:rPr>
              <w:t>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_Toc106641481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9" w:author="Бранислав Којић" w:date="2022-06-20T18:17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762BA2">
              <w:rPr>
                <w:rStyle w:val="Hyperlink"/>
                <w:noProof/>
              </w:rPr>
              <w:fldChar w:fldCharType="end"/>
            </w:r>
          </w:ins>
        </w:p>
        <w:p w14:paraId="4E60BB7A" w14:textId="3EA1A06F" w:rsidR="00ED0471" w:rsidRDefault="00ED0471">
          <w:pPr>
            <w:pStyle w:val="TOC2"/>
            <w:tabs>
              <w:tab w:val="left" w:pos="880"/>
              <w:tab w:val="right" w:leader="dot" w:pos="9350"/>
            </w:tabs>
            <w:rPr>
              <w:ins w:id="20" w:author="Бранислав Којић" w:date="2022-06-20T18:17:00Z"/>
              <w:noProof/>
              <w:lang w:val="en-GB" w:eastAsia="en-GB"/>
            </w:rPr>
          </w:pPr>
          <w:ins w:id="21" w:author="Бранислав Којић" w:date="2022-06-20T18:17:00Z">
            <w:r w:rsidRPr="00762BA2">
              <w:rPr>
                <w:rStyle w:val="Hyperlink"/>
                <w:noProof/>
              </w:rPr>
              <w:fldChar w:fldCharType="begin"/>
            </w:r>
            <w:r w:rsidRPr="00762BA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"_Toc106641482"</w:instrText>
            </w:r>
            <w:r w:rsidRPr="00762BA2">
              <w:rPr>
                <w:rStyle w:val="Hyperlink"/>
                <w:noProof/>
              </w:rPr>
              <w:instrText xml:space="preserve"> </w:instrText>
            </w:r>
            <w:r w:rsidRPr="00762BA2">
              <w:rPr>
                <w:rStyle w:val="Hyperlink"/>
                <w:noProof/>
              </w:rPr>
            </w:r>
            <w:r w:rsidRPr="00762BA2">
              <w:rPr>
                <w:rStyle w:val="Hyperlink"/>
                <w:noProof/>
              </w:rPr>
              <w:fldChar w:fldCharType="separate"/>
            </w:r>
            <w:r w:rsidRPr="00762BA2">
              <w:rPr>
                <w:rStyle w:val="Hyperlink"/>
                <w:noProof/>
                <w:lang w:val="sr-Cyrl-RS"/>
              </w:rPr>
              <w:t>1.1.</w:t>
            </w:r>
            <w:r>
              <w:rPr>
                <w:noProof/>
                <w:lang w:val="en-GB" w:eastAsia="en-GB"/>
              </w:rPr>
              <w:tab/>
            </w:r>
            <w:r w:rsidRPr="00762BA2">
              <w:rPr>
                <w:rStyle w:val="Hyperlink"/>
                <w:noProof/>
                <w:lang w:val="sr-Cyrl-RS"/>
              </w:rPr>
              <w:t>Визија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_Toc106641482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2" w:author="Бранислав Којић" w:date="2022-06-20T18:17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762BA2">
              <w:rPr>
                <w:rStyle w:val="Hyperlink"/>
                <w:noProof/>
              </w:rPr>
              <w:fldChar w:fldCharType="end"/>
            </w:r>
          </w:ins>
        </w:p>
        <w:p w14:paraId="70050731" w14:textId="296B4016" w:rsidR="00ED0471" w:rsidRDefault="00ED0471">
          <w:pPr>
            <w:pStyle w:val="TOC2"/>
            <w:tabs>
              <w:tab w:val="left" w:pos="880"/>
              <w:tab w:val="right" w:leader="dot" w:pos="9350"/>
            </w:tabs>
            <w:rPr>
              <w:ins w:id="23" w:author="Бранислав Којић" w:date="2022-06-20T18:17:00Z"/>
              <w:noProof/>
              <w:lang w:val="en-GB" w:eastAsia="en-GB"/>
            </w:rPr>
          </w:pPr>
          <w:ins w:id="24" w:author="Бранислав Којић" w:date="2022-06-20T18:17:00Z">
            <w:r w:rsidRPr="00762BA2">
              <w:rPr>
                <w:rStyle w:val="Hyperlink"/>
                <w:noProof/>
              </w:rPr>
              <w:fldChar w:fldCharType="begin"/>
            </w:r>
            <w:r w:rsidRPr="00762BA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"_Toc106641483"</w:instrText>
            </w:r>
            <w:r w:rsidRPr="00762BA2">
              <w:rPr>
                <w:rStyle w:val="Hyperlink"/>
                <w:noProof/>
              </w:rPr>
              <w:instrText xml:space="preserve"> </w:instrText>
            </w:r>
            <w:r w:rsidRPr="00762BA2">
              <w:rPr>
                <w:rStyle w:val="Hyperlink"/>
                <w:noProof/>
              </w:rPr>
            </w:r>
            <w:r w:rsidRPr="00762BA2">
              <w:rPr>
                <w:rStyle w:val="Hyperlink"/>
                <w:noProof/>
              </w:rPr>
              <w:fldChar w:fldCharType="separate"/>
            </w:r>
            <w:r w:rsidRPr="00762BA2">
              <w:rPr>
                <w:rStyle w:val="Hyperlink"/>
                <w:noProof/>
                <w:lang w:val="sr-Cyrl-RS"/>
              </w:rPr>
              <w:t>1.2.</w:t>
            </w:r>
            <w:r>
              <w:rPr>
                <w:noProof/>
                <w:lang w:val="en-GB" w:eastAsia="en-GB"/>
              </w:rPr>
              <w:tab/>
            </w:r>
            <w:r w:rsidRPr="00762BA2">
              <w:rPr>
                <w:rStyle w:val="Hyperlink"/>
                <w:noProof/>
                <w:lang w:val="sr-Cyrl-RS"/>
              </w:rPr>
              <w:t>Мисија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_Toc106641483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5" w:author="Бранислав Којић" w:date="2022-06-20T18:17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762BA2">
              <w:rPr>
                <w:rStyle w:val="Hyperlink"/>
                <w:noProof/>
              </w:rPr>
              <w:fldChar w:fldCharType="end"/>
            </w:r>
          </w:ins>
        </w:p>
        <w:p w14:paraId="0BF1D4C5" w14:textId="244B48BE" w:rsidR="00ED0471" w:rsidRDefault="00ED0471">
          <w:pPr>
            <w:pStyle w:val="TOC1"/>
            <w:rPr>
              <w:ins w:id="26" w:author="Бранислав Којић" w:date="2022-06-20T18:17:00Z"/>
              <w:noProof/>
              <w:lang w:val="en-GB" w:eastAsia="en-GB"/>
            </w:rPr>
          </w:pPr>
          <w:ins w:id="27" w:author="Бранислав Којић" w:date="2022-06-20T18:17:00Z">
            <w:r w:rsidRPr="00762BA2">
              <w:rPr>
                <w:rStyle w:val="Hyperlink"/>
                <w:noProof/>
              </w:rPr>
              <w:fldChar w:fldCharType="begin"/>
            </w:r>
            <w:r w:rsidRPr="00762BA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"_Toc106641484"</w:instrText>
            </w:r>
            <w:r w:rsidRPr="00762BA2">
              <w:rPr>
                <w:rStyle w:val="Hyperlink"/>
                <w:noProof/>
              </w:rPr>
              <w:instrText xml:space="preserve"> </w:instrText>
            </w:r>
            <w:r w:rsidRPr="00762BA2">
              <w:rPr>
                <w:rStyle w:val="Hyperlink"/>
                <w:noProof/>
              </w:rPr>
            </w:r>
            <w:r w:rsidRPr="00762BA2">
              <w:rPr>
                <w:rStyle w:val="Hyperlink"/>
                <w:noProof/>
              </w:rPr>
              <w:fldChar w:fldCharType="separate"/>
            </w:r>
            <w:r w:rsidRPr="00762BA2">
              <w:rPr>
                <w:rStyle w:val="Hyperlink"/>
                <w:noProof/>
                <w:lang w:val="sr-Cyrl-RS"/>
              </w:rPr>
              <w:t>2.</w:t>
            </w:r>
            <w:r>
              <w:rPr>
                <w:noProof/>
                <w:lang w:val="en-GB" w:eastAsia="en-GB"/>
              </w:rPr>
              <w:tab/>
            </w:r>
            <w:r w:rsidRPr="00762BA2">
              <w:rPr>
                <w:rStyle w:val="Hyperlink"/>
                <w:noProof/>
                <w:lang w:val="sr-Cyrl-RS"/>
              </w:rPr>
              <w:t>Пословни модел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_Toc106641484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8" w:author="Бранислав Којић" w:date="2022-06-20T18:17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762BA2">
              <w:rPr>
                <w:rStyle w:val="Hyperlink"/>
                <w:noProof/>
              </w:rPr>
              <w:fldChar w:fldCharType="end"/>
            </w:r>
          </w:ins>
        </w:p>
        <w:p w14:paraId="577C47AE" w14:textId="00A7AC3B" w:rsidR="00ED0471" w:rsidRDefault="00ED0471">
          <w:pPr>
            <w:pStyle w:val="TOC2"/>
            <w:tabs>
              <w:tab w:val="left" w:pos="880"/>
              <w:tab w:val="right" w:leader="dot" w:pos="9350"/>
            </w:tabs>
            <w:rPr>
              <w:ins w:id="29" w:author="Бранислав Којић" w:date="2022-06-20T18:17:00Z"/>
              <w:noProof/>
              <w:lang w:val="en-GB" w:eastAsia="en-GB"/>
            </w:rPr>
          </w:pPr>
          <w:ins w:id="30" w:author="Бранислав Којић" w:date="2022-06-20T18:17:00Z">
            <w:r w:rsidRPr="00762BA2">
              <w:rPr>
                <w:rStyle w:val="Hyperlink"/>
                <w:noProof/>
              </w:rPr>
              <w:fldChar w:fldCharType="begin"/>
            </w:r>
            <w:r w:rsidRPr="00762BA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"_Toc106641485"</w:instrText>
            </w:r>
            <w:r w:rsidRPr="00762BA2">
              <w:rPr>
                <w:rStyle w:val="Hyperlink"/>
                <w:noProof/>
              </w:rPr>
              <w:instrText xml:space="preserve"> </w:instrText>
            </w:r>
            <w:r w:rsidRPr="00762BA2">
              <w:rPr>
                <w:rStyle w:val="Hyperlink"/>
                <w:noProof/>
              </w:rPr>
            </w:r>
            <w:r w:rsidRPr="00762BA2">
              <w:rPr>
                <w:rStyle w:val="Hyperlink"/>
                <w:noProof/>
              </w:rPr>
              <w:fldChar w:fldCharType="separate"/>
            </w:r>
            <w:r w:rsidRPr="00762BA2">
              <w:rPr>
                <w:rStyle w:val="Hyperlink"/>
                <w:noProof/>
                <w:lang w:val="sr-Cyrl-RS"/>
              </w:rPr>
              <w:t>2.1.</w:t>
            </w:r>
            <w:r>
              <w:rPr>
                <w:noProof/>
                <w:lang w:val="en-GB" w:eastAsia="en-GB"/>
              </w:rPr>
              <w:tab/>
            </w:r>
            <w:r w:rsidRPr="00762BA2">
              <w:rPr>
                <w:rStyle w:val="Hyperlink"/>
                <w:noProof/>
                <w:lang w:val="sr-Cyrl-RS"/>
              </w:rPr>
              <w:t>Кориснички сегменти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_Toc106641485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1" w:author="Бранислав Којић" w:date="2022-06-20T18:17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762BA2">
              <w:rPr>
                <w:rStyle w:val="Hyperlink"/>
                <w:noProof/>
              </w:rPr>
              <w:fldChar w:fldCharType="end"/>
            </w:r>
          </w:ins>
        </w:p>
        <w:p w14:paraId="55D6CE4D" w14:textId="55B3EEBB" w:rsidR="00ED0471" w:rsidRDefault="00ED0471">
          <w:pPr>
            <w:pStyle w:val="TOC2"/>
            <w:tabs>
              <w:tab w:val="left" w:pos="880"/>
              <w:tab w:val="right" w:leader="dot" w:pos="9350"/>
            </w:tabs>
            <w:rPr>
              <w:ins w:id="32" w:author="Бранислав Којић" w:date="2022-06-20T18:17:00Z"/>
              <w:noProof/>
              <w:lang w:val="en-GB" w:eastAsia="en-GB"/>
            </w:rPr>
          </w:pPr>
          <w:ins w:id="33" w:author="Бранислав Којић" w:date="2022-06-20T18:17:00Z">
            <w:r w:rsidRPr="00762BA2">
              <w:rPr>
                <w:rStyle w:val="Hyperlink"/>
                <w:noProof/>
              </w:rPr>
              <w:fldChar w:fldCharType="begin"/>
            </w:r>
            <w:r w:rsidRPr="00762BA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"_Toc106641486"</w:instrText>
            </w:r>
            <w:r w:rsidRPr="00762BA2">
              <w:rPr>
                <w:rStyle w:val="Hyperlink"/>
                <w:noProof/>
              </w:rPr>
              <w:instrText xml:space="preserve"> </w:instrText>
            </w:r>
            <w:r w:rsidRPr="00762BA2">
              <w:rPr>
                <w:rStyle w:val="Hyperlink"/>
                <w:noProof/>
              </w:rPr>
            </w:r>
            <w:r w:rsidRPr="00762BA2">
              <w:rPr>
                <w:rStyle w:val="Hyperlink"/>
                <w:noProof/>
              </w:rPr>
              <w:fldChar w:fldCharType="separate"/>
            </w:r>
            <w:r w:rsidRPr="00762BA2">
              <w:rPr>
                <w:rStyle w:val="Hyperlink"/>
                <w:noProof/>
                <w:lang w:val="sr-Cyrl-RS"/>
              </w:rPr>
              <w:t>2.2.</w:t>
            </w:r>
            <w:r>
              <w:rPr>
                <w:noProof/>
                <w:lang w:val="en-GB" w:eastAsia="en-GB"/>
              </w:rPr>
              <w:tab/>
            </w:r>
            <w:r w:rsidRPr="00762BA2">
              <w:rPr>
                <w:rStyle w:val="Hyperlink"/>
                <w:noProof/>
                <w:lang w:val="sr-Cyrl-RS"/>
              </w:rPr>
              <w:t>Предлози вредности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_Toc106641486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4" w:author="Бранислав Којић" w:date="2022-06-20T18:17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762BA2">
              <w:rPr>
                <w:rStyle w:val="Hyperlink"/>
                <w:noProof/>
              </w:rPr>
              <w:fldChar w:fldCharType="end"/>
            </w:r>
          </w:ins>
        </w:p>
        <w:p w14:paraId="2CB555FC" w14:textId="6750B2C4" w:rsidR="00ED0471" w:rsidRDefault="00ED0471">
          <w:pPr>
            <w:pStyle w:val="TOC2"/>
            <w:tabs>
              <w:tab w:val="left" w:pos="880"/>
              <w:tab w:val="right" w:leader="dot" w:pos="9350"/>
            </w:tabs>
            <w:rPr>
              <w:ins w:id="35" w:author="Бранислав Којић" w:date="2022-06-20T18:17:00Z"/>
              <w:noProof/>
              <w:lang w:val="en-GB" w:eastAsia="en-GB"/>
            </w:rPr>
          </w:pPr>
          <w:ins w:id="36" w:author="Бранислав Којић" w:date="2022-06-20T18:17:00Z">
            <w:r w:rsidRPr="00762BA2">
              <w:rPr>
                <w:rStyle w:val="Hyperlink"/>
                <w:noProof/>
              </w:rPr>
              <w:fldChar w:fldCharType="begin"/>
            </w:r>
            <w:r w:rsidRPr="00762BA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"_Toc106641487"</w:instrText>
            </w:r>
            <w:r w:rsidRPr="00762BA2">
              <w:rPr>
                <w:rStyle w:val="Hyperlink"/>
                <w:noProof/>
              </w:rPr>
              <w:instrText xml:space="preserve"> </w:instrText>
            </w:r>
            <w:r w:rsidRPr="00762BA2">
              <w:rPr>
                <w:rStyle w:val="Hyperlink"/>
                <w:noProof/>
              </w:rPr>
            </w:r>
            <w:r w:rsidRPr="00762BA2">
              <w:rPr>
                <w:rStyle w:val="Hyperlink"/>
                <w:noProof/>
              </w:rPr>
              <w:fldChar w:fldCharType="separate"/>
            </w:r>
            <w:r w:rsidRPr="00762BA2">
              <w:rPr>
                <w:rStyle w:val="Hyperlink"/>
                <w:noProof/>
                <w:lang w:val="sr-Cyrl-RS"/>
              </w:rPr>
              <w:t>2.3.</w:t>
            </w:r>
            <w:r>
              <w:rPr>
                <w:noProof/>
                <w:lang w:val="en-GB" w:eastAsia="en-GB"/>
              </w:rPr>
              <w:tab/>
            </w:r>
            <w:r w:rsidRPr="00762BA2">
              <w:rPr>
                <w:rStyle w:val="Hyperlink"/>
                <w:noProof/>
                <w:lang w:val="sr-Cyrl-RS"/>
              </w:rPr>
              <w:t>Канали дистрибуције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_Toc106641487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7" w:author="Бранислав Којић" w:date="2022-06-20T18:17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762BA2">
              <w:rPr>
                <w:rStyle w:val="Hyperlink"/>
                <w:noProof/>
              </w:rPr>
              <w:fldChar w:fldCharType="end"/>
            </w:r>
          </w:ins>
        </w:p>
        <w:p w14:paraId="43B0819C" w14:textId="28B98659" w:rsidR="00ED0471" w:rsidRDefault="00ED0471">
          <w:pPr>
            <w:pStyle w:val="TOC2"/>
            <w:tabs>
              <w:tab w:val="left" w:pos="880"/>
              <w:tab w:val="right" w:leader="dot" w:pos="9350"/>
            </w:tabs>
            <w:rPr>
              <w:ins w:id="38" w:author="Бранислав Којић" w:date="2022-06-20T18:17:00Z"/>
              <w:noProof/>
              <w:lang w:val="en-GB" w:eastAsia="en-GB"/>
            </w:rPr>
          </w:pPr>
          <w:ins w:id="39" w:author="Бранислав Којић" w:date="2022-06-20T18:17:00Z">
            <w:r w:rsidRPr="00762BA2">
              <w:rPr>
                <w:rStyle w:val="Hyperlink"/>
                <w:noProof/>
              </w:rPr>
              <w:fldChar w:fldCharType="begin"/>
            </w:r>
            <w:r w:rsidRPr="00762BA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"_Toc106641488"</w:instrText>
            </w:r>
            <w:r w:rsidRPr="00762BA2">
              <w:rPr>
                <w:rStyle w:val="Hyperlink"/>
                <w:noProof/>
              </w:rPr>
              <w:instrText xml:space="preserve"> </w:instrText>
            </w:r>
            <w:r w:rsidRPr="00762BA2">
              <w:rPr>
                <w:rStyle w:val="Hyperlink"/>
                <w:noProof/>
              </w:rPr>
            </w:r>
            <w:r w:rsidRPr="00762BA2">
              <w:rPr>
                <w:rStyle w:val="Hyperlink"/>
                <w:noProof/>
              </w:rPr>
              <w:fldChar w:fldCharType="separate"/>
            </w:r>
            <w:r w:rsidRPr="00762BA2">
              <w:rPr>
                <w:rStyle w:val="Hyperlink"/>
                <w:noProof/>
                <w:lang w:val="sr-Cyrl-RS"/>
              </w:rPr>
              <w:t>2.4.</w:t>
            </w:r>
            <w:r>
              <w:rPr>
                <w:noProof/>
                <w:lang w:val="en-GB" w:eastAsia="en-GB"/>
              </w:rPr>
              <w:tab/>
            </w:r>
            <w:r w:rsidRPr="00762BA2">
              <w:rPr>
                <w:rStyle w:val="Hyperlink"/>
                <w:noProof/>
                <w:lang w:val="sr-Cyrl-RS"/>
              </w:rPr>
              <w:t>Односи са корисницима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_Toc106641488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0" w:author="Бранислав Којић" w:date="2022-06-20T18:17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762BA2">
              <w:rPr>
                <w:rStyle w:val="Hyperlink"/>
                <w:noProof/>
              </w:rPr>
              <w:fldChar w:fldCharType="end"/>
            </w:r>
          </w:ins>
        </w:p>
        <w:p w14:paraId="65690813" w14:textId="6505D092" w:rsidR="00ED0471" w:rsidRDefault="00ED0471">
          <w:pPr>
            <w:pStyle w:val="TOC2"/>
            <w:tabs>
              <w:tab w:val="left" w:pos="880"/>
              <w:tab w:val="right" w:leader="dot" w:pos="9350"/>
            </w:tabs>
            <w:rPr>
              <w:ins w:id="41" w:author="Бранислав Којић" w:date="2022-06-20T18:17:00Z"/>
              <w:noProof/>
              <w:lang w:val="en-GB" w:eastAsia="en-GB"/>
            </w:rPr>
          </w:pPr>
          <w:ins w:id="42" w:author="Бранислав Којић" w:date="2022-06-20T18:17:00Z">
            <w:r w:rsidRPr="00762BA2">
              <w:rPr>
                <w:rStyle w:val="Hyperlink"/>
                <w:noProof/>
              </w:rPr>
              <w:fldChar w:fldCharType="begin"/>
            </w:r>
            <w:r w:rsidRPr="00762BA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"_Toc106641489"</w:instrText>
            </w:r>
            <w:r w:rsidRPr="00762BA2">
              <w:rPr>
                <w:rStyle w:val="Hyperlink"/>
                <w:noProof/>
              </w:rPr>
              <w:instrText xml:space="preserve"> </w:instrText>
            </w:r>
            <w:r w:rsidRPr="00762BA2">
              <w:rPr>
                <w:rStyle w:val="Hyperlink"/>
                <w:noProof/>
              </w:rPr>
            </w:r>
            <w:r w:rsidRPr="00762BA2">
              <w:rPr>
                <w:rStyle w:val="Hyperlink"/>
                <w:noProof/>
              </w:rPr>
              <w:fldChar w:fldCharType="separate"/>
            </w:r>
            <w:r w:rsidRPr="00762BA2">
              <w:rPr>
                <w:rStyle w:val="Hyperlink"/>
                <w:noProof/>
                <w:lang w:val="sr-Cyrl-RS"/>
              </w:rPr>
              <w:t>2.5.</w:t>
            </w:r>
            <w:r>
              <w:rPr>
                <w:noProof/>
                <w:lang w:val="en-GB" w:eastAsia="en-GB"/>
              </w:rPr>
              <w:tab/>
            </w:r>
            <w:r w:rsidRPr="00762BA2">
              <w:rPr>
                <w:rStyle w:val="Hyperlink"/>
                <w:noProof/>
                <w:lang w:val="sr-Cyrl-RS"/>
              </w:rPr>
              <w:t>Токови прихода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_Toc106641489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3" w:author="Бранислав Којић" w:date="2022-06-20T18:17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762BA2">
              <w:rPr>
                <w:rStyle w:val="Hyperlink"/>
                <w:noProof/>
              </w:rPr>
              <w:fldChar w:fldCharType="end"/>
            </w:r>
          </w:ins>
        </w:p>
        <w:p w14:paraId="0967A8E8" w14:textId="51F63977" w:rsidR="00ED0471" w:rsidRDefault="00ED0471">
          <w:pPr>
            <w:pStyle w:val="TOC2"/>
            <w:tabs>
              <w:tab w:val="left" w:pos="880"/>
              <w:tab w:val="right" w:leader="dot" w:pos="9350"/>
            </w:tabs>
            <w:rPr>
              <w:ins w:id="44" w:author="Бранислав Којић" w:date="2022-06-20T18:17:00Z"/>
              <w:noProof/>
              <w:lang w:val="en-GB" w:eastAsia="en-GB"/>
            </w:rPr>
          </w:pPr>
          <w:ins w:id="45" w:author="Бранислав Којић" w:date="2022-06-20T18:17:00Z">
            <w:r w:rsidRPr="00762BA2">
              <w:rPr>
                <w:rStyle w:val="Hyperlink"/>
                <w:noProof/>
              </w:rPr>
              <w:fldChar w:fldCharType="begin"/>
            </w:r>
            <w:r w:rsidRPr="00762BA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"_Toc106641490"</w:instrText>
            </w:r>
            <w:r w:rsidRPr="00762BA2">
              <w:rPr>
                <w:rStyle w:val="Hyperlink"/>
                <w:noProof/>
              </w:rPr>
              <w:instrText xml:space="preserve"> </w:instrText>
            </w:r>
            <w:r w:rsidRPr="00762BA2">
              <w:rPr>
                <w:rStyle w:val="Hyperlink"/>
                <w:noProof/>
              </w:rPr>
            </w:r>
            <w:r w:rsidRPr="00762BA2">
              <w:rPr>
                <w:rStyle w:val="Hyperlink"/>
                <w:noProof/>
              </w:rPr>
              <w:fldChar w:fldCharType="separate"/>
            </w:r>
            <w:r w:rsidRPr="00762BA2">
              <w:rPr>
                <w:rStyle w:val="Hyperlink"/>
                <w:noProof/>
                <w:lang w:val="sr-Cyrl-RS"/>
              </w:rPr>
              <w:t>2.6.</w:t>
            </w:r>
            <w:r>
              <w:rPr>
                <w:noProof/>
                <w:lang w:val="en-GB" w:eastAsia="en-GB"/>
              </w:rPr>
              <w:tab/>
            </w:r>
            <w:r w:rsidRPr="00762BA2">
              <w:rPr>
                <w:rStyle w:val="Hyperlink"/>
                <w:noProof/>
                <w:lang w:val="sr-Cyrl-RS"/>
              </w:rPr>
              <w:t>Кључни ресурси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_Toc106641490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6" w:author="Бранислав Којић" w:date="2022-06-20T18:17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762BA2">
              <w:rPr>
                <w:rStyle w:val="Hyperlink"/>
                <w:noProof/>
              </w:rPr>
              <w:fldChar w:fldCharType="end"/>
            </w:r>
          </w:ins>
        </w:p>
        <w:p w14:paraId="68C78440" w14:textId="05E8E797" w:rsidR="00ED0471" w:rsidRDefault="00ED0471">
          <w:pPr>
            <w:pStyle w:val="TOC2"/>
            <w:tabs>
              <w:tab w:val="left" w:pos="880"/>
              <w:tab w:val="right" w:leader="dot" w:pos="9350"/>
            </w:tabs>
            <w:rPr>
              <w:ins w:id="47" w:author="Бранислав Којић" w:date="2022-06-20T18:17:00Z"/>
              <w:noProof/>
              <w:lang w:val="en-GB" w:eastAsia="en-GB"/>
            </w:rPr>
          </w:pPr>
          <w:ins w:id="48" w:author="Бранислав Којић" w:date="2022-06-20T18:17:00Z">
            <w:r w:rsidRPr="00762BA2">
              <w:rPr>
                <w:rStyle w:val="Hyperlink"/>
                <w:noProof/>
              </w:rPr>
              <w:fldChar w:fldCharType="begin"/>
            </w:r>
            <w:r w:rsidRPr="00762BA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"_Toc106641491"</w:instrText>
            </w:r>
            <w:r w:rsidRPr="00762BA2">
              <w:rPr>
                <w:rStyle w:val="Hyperlink"/>
                <w:noProof/>
              </w:rPr>
              <w:instrText xml:space="preserve"> </w:instrText>
            </w:r>
            <w:r w:rsidRPr="00762BA2">
              <w:rPr>
                <w:rStyle w:val="Hyperlink"/>
                <w:noProof/>
              </w:rPr>
            </w:r>
            <w:r w:rsidRPr="00762BA2">
              <w:rPr>
                <w:rStyle w:val="Hyperlink"/>
                <w:noProof/>
              </w:rPr>
              <w:fldChar w:fldCharType="separate"/>
            </w:r>
            <w:r w:rsidRPr="00762BA2">
              <w:rPr>
                <w:rStyle w:val="Hyperlink"/>
                <w:noProof/>
                <w:lang w:val="sr-Cyrl-RS"/>
              </w:rPr>
              <w:t>2.7.</w:t>
            </w:r>
            <w:r>
              <w:rPr>
                <w:noProof/>
                <w:lang w:val="en-GB" w:eastAsia="en-GB"/>
              </w:rPr>
              <w:tab/>
            </w:r>
            <w:r w:rsidRPr="00762BA2">
              <w:rPr>
                <w:rStyle w:val="Hyperlink"/>
                <w:noProof/>
                <w:lang w:val="sr-Cyrl-RS"/>
              </w:rPr>
              <w:t>Кључне активности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_Toc106641491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9" w:author="Бранислав Којић" w:date="2022-06-20T18:17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762BA2">
              <w:rPr>
                <w:rStyle w:val="Hyperlink"/>
                <w:noProof/>
              </w:rPr>
              <w:fldChar w:fldCharType="end"/>
            </w:r>
          </w:ins>
        </w:p>
        <w:p w14:paraId="49297F63" w14:textId="45B11E68" w:rsidR="00ED0471" w:rsidRDefault="00ED0471">
          <w:pPr>
            <w:pStyle w:val="TOC2"/>
            <w:tabs>
              <w:tab w:val="left" w:pos="880"/>
              <w:tab w:val="right" w:leader="dot" w:pos="9350"/>
            </w:tabs>
            <w:rPr>
              <w:ins w:id="50" w:author="Бранислав Којић" w:date="2022-06-20T18:17:00Z"/>
              <w:noProof/>
              <w:lang w:val="en-GB" w:eastAsia="en-GB"/>
            </w:rPr>
          </w:pPr>
          <w:ins w:id="51" w:author="Бранислав Којић" w:date="2022-06-20T18:17:00Z">
            <w:r w:rsidRPr="00762BA2">
              <w:rPr>
                <w:rStyle w:val="Hyperlink"/>
                <w:noProof/>
              </w:rPr>
              <w:fldChar w:fldCharType="begin"/>
            </w:r>
            <w:r w:rsidRPr="00762BA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"_Toc106641492"</w:instrText>
            </w:r>
            <w:r w:rsidRPr="00762BA2">
              <w:rPr>
                <w:rStyle w:val="Hyperlink"/>
                <w:noProof/>
              </w:rPr>
              <w:instrText xml:space="preserve"> </w:instrText>
            </w:r>
            <w:r w:rsidRPr="00762BA2">
              <w:rPr>
                <w:rStyle w:val="Hyperlink"/>
                <w:noProof/>
              </w:rPr>
            </w:r>
            <w:r w:rsidRPr="00762BA2">
              <w:rPr>
                <w:rStyle w:val="Hyperlink"/>
                <w:noProof/>
              </w:rPr>
              <w:fldChar w:fldCharType="separate"/>
            </w:r>
            <w:r w:rsidRPr="00762BA2">
              <w:rPr>
                <w:rStyle w:val="Hyperlink"/>
                <w:noProof/>
                <w:lang w:val="sr-Cyrl-RS"/>
              </w:rPr>
              <w:t>2.8.</w:t>
            </w:r>
            <w:r>
              <w:rPr>
                <w:noProof/>
                <w:lang w:val="en-GB" w:eastAsia="en-GB"/>
              </w:rPr>
              <w:tab/>
            </w:r>
            <w:r w:rsidRPr="00762BA2">
              <w:rPr>
                <w:rStyle w:val="Hyperlink"/>
                <w:noProof/>
                <w:lang w:val="sr-Cyrl-RS"/>
              </w:rPr>
              <w:t>Кључна партнерства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_Toc106641492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2" w:author="Бранислав Којић" w:date="2022-06-20T18:17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762BA2">
              <w:rPr>
                <w:rStyle w:val="Hyperlink"/>
                <w:noProof/>
              </w:rPr>
              <w:fldChar w:fldCharType="end"/>
            </w:r>
          </w:ins>
        </w:p>
        <w:p w14:paraId="5808E7A2" w14:textId="279C1954" w:rsidR="00ED0471" w:rsidRDefault="00ED0471">
          <w:pPr>
            <w:pStyle w:val="TOC2"/>
            <w:tabs>
              <w:tab w:val="left" w:pos="880"/>
              <w:tab w:val="right" w:leader="dot" w:pos="9350"/>
            </w:tabs>
            <w:rPr>
              <w:ins w:id="53" w:author="Бранислав Којић" w:date="2022-06-20T18:17:00Z"/>
              <w:noProof/>
              <w:lang w:val="en-GB" w:eastAsia="en-GB"/>
            </w:rPr>
          </w:pPr>
          <w:ins w:id="54" w:author="Бранислав Којић" w:date="2022-06-20T18:17:00Z">
            <w:r w:rsidRPr="00762BA2">
              <w:rPr>
                <w:rStyle w:val="Hyperlink"/>
                <w:noProof/>
              </w:rPr>
              <w:fldChar w:fldCharType="begin"/>
            </w:r>
            <w:r w:rsidRPr="00762BA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"_Toc106641493"</w:instrText>
            </w:r>
            <w:r w:rsidRPr="00762BA2">
              <w:rPr>
                <w:rStyle w:val="Hyperlink"/>
                <w:noProof/>
              </w:rPr>
              <w:instrText xml:space="preserve"> </w:instrText>
            </w:r>
            <w:r w:rsidRPr="00762BA2">
              <w:rPr>
                <w:rStyle w:val="Hyperlink"/>
                <w:noProof/>
              </w:rPr>
            </w:r>
            <w:r w:rsidRPr="00762BA2">
              <w:rPr>
                <w:rStyle w:val="Hyperlink"/>
                <w:noProof/>
              </w:rPr>
              <w:fldChar w:fldCharType="separate"/>
            </w:r>
            <w:r w:rsidRPr="00762BA2">
              <w:rPr>
                <w:rStyle w:val="Hyperlink"/>
                <w:noProof/>
                <w:lang w:val="sr-Cyrl-RS"/>
              </w:rPr>
              <w:t>2.9.</w:t>
            </w:r>
            <w:r>
              <w:rPr>
                <w:noProof/>
                <w:lang w:val="en-GB" w:eastAsia="en-GB"/>
              </w:rPr>
              <w:tab/>
            </w:r>
            <w:r w:rsidRPr="00762BA2">
              <w:rPr>
                <w:rStyle w:val="Hyperlink"/>
                <w:noProof/>
                <w:lang w:val="sr-Cyrl-RS"/>
              </w:rPr>
              <w:t>Структура трошкова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_Toc106641493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5" w:author="Бранислав Којић" w:date="2022-06-20T18:17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762BA2">
              <w:rPr>
                <w:rStyle w:val="Hyperlink"/>
                <w:noProof/>
              </w:rPr>
              <w:fldChar w:fldCharType="end"/>
            </w:r>
          </w:ins>
        </w:p>
        <w:p w14:paraId="68AB168E" w14:textId="6B97D2B8" w:rsidR="00ED0471" w:rsidRDefault="00ED0471">
          <w:pPr>
            <w:pStyle w:val="TOC1"/>
            <w:rPr>
              <w:ins w:id="56" w:author="Бранислав Којић" w:date="2022-06-20T18:17:00Z"/>
              <w:noProof/>
              <w:lang w:val="en-GB" w:eastAsia="en-GB"/>
            </w:rPr>
          </w:pPr>
          <w:ins w:id="57" w:author="Бранислав Којић" w:date="2022-06-20T18:17:00Z">
            <w:r w:rsidRPr="00762BA2">
              <w:rPr>
                <w:rStyle w:val="Hyperlink"/>
                <w:noProof/>
              </w:rPr>
              <w:fldChar w:fldCharType="begin"/>
            </w:r>
            <w:r w:rsidRPr="00762BA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"_Toc106641494"</w:instrText>
            </w:r>
            <w:r w:rsidRPr="00762BA2">
              <w:rPr>
                <w:rStyle w:val="Hyperlink"/>
                <w:noProof/>
              </w:rPr>
              <w:instrText xml:space="preserve"> </w:instrText>
            </w:r>
            <w:r w:rsidRPr="00762BA2">
              <w:rPr>
                <w:rStyle w:val="Hyperlink"/>
                <w:noProof/>
              </w:rPr>
            </w:r>
            <w:r w:rsidRPr="00762BA2">
              <w:rPr>
                <w:rStyle w:val="Hyperlink"/>
                <w:noProof/>
              </w:rPr>
              <w:fldChar w:fldCharType="separate"/>
            </w:r>
            <w:r w:rsidRPr="00762BA2">
              <w:rPr>
                <w:rStyle w:val="Hyperlink"/>
                <w:noProof/>
                <w:lang w:val="sr-Cyrl-RS"/>
              </w:rPr>
              <w:t>3.</w:t>
            </w:r>
            <w:r>
              <w:rPr>
                <w:noProof/>
                <w:lang w:val="en-GB" w:eastAsia="en-GB"/>
              </w:rPr>
              <w:tab/>
            </w:r>
            <w:r w:rsidRPr="00762BA2">
              <w:rPr>
                <w:rStyle w:val="Hyperlink"/>
                <w:noProof/>
                <w:lang w:val="sr-Cyrl-RS"/>
              </w:rPr>
              <w:t>Кључне метрике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_Toc106641494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8" w:author="Бранислав Којић" w:date="2022-06-20T18:17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762BA2">
              <w:rPr>
                <w:rStyle w:val="Hyperlink"/>
                <w:noProof/>
              </w:rPr>
              <w:fldChar w:fldCharType="end"/>
            </w:r>
          </w:ins>
        </w:p>
        <w:p w14:paraId="068D2439" w14:textId="7FBF1E4B" w:rsidR="00ED0471" w:rsidRDefault="00ED0471">
          <w:pPr>
            <w:pStyle w:val="TOC1"/>
            <w:rPr>
              <w:ins w:id="59" w:author="Бранислав Којић" w:date="2022-06-20T18:17:00Z"/>
              <w:noProof/>
              <w:lang w:val="en-GB" w:eastAsia="en-GB"/>
            </w:rPr>
          </w:pPr>
          <w:ins w:id="60" w:author="Бранислав Којић" w:date="2022-06-20T18:17:00Z">
            <w:r w:rsidRPr="00762BA2">
              <w:rPr>
                <w:rStyle w:val="Hyperlink"/>
                <w:noProof/>
              </w:rPr>
              <w:fldChar w:fldCharType="begin"/>
            </w:r>
            <w:r w:rsidRPr="00762BA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"_Toc106641495"</w:instrText>
            </w:r>
            <w:r w:rsidRPr="00762BA2">
              <w:rPr>
                <w:rStyle w:val="Hyperlink"/>
                <w:noProof/>
              </w:rPr>
              <w:instrText xml:space="preserve"> </w:instrText>
            </w:r>
            <w:r w:rsidRPr="00762BA2">
              <w:rPr>
                <w:rStyle w:val="Hyperlink"/>
                <w:noProof/>
              </w:rPr>
            </w:r>
            <w:r w:rsidRPr="00762BA2">
              <w:rPr>
                <w:rStyle w:val="Hyperlink"/>
                <w:noProof/>
              </w:rPr>
              <w:fldChar w:fldCharType="separate"/>
            </w:r>
            <w:r w:rsidRPr="00762BA2">
              <w:rPr>
                <w:rStyle w:val="Hyperlink"/>
                <w:noProof/>
              </w:rPr>
              <w:t>4.</w:t>
            </w:r>
            <w:r>
              <w:rPr>
                <w:noProof/>
                <w:lang w:val="en-GB" w:eastAsia="en-GB"/>
              </w:rPr>
              <w:tab/>
            </w:r>
            <w:r w:rsidRPr="00762BA2">
              <w:rPr>
                <w:rStyle w:val="Hyperlink"/>
                <w:noProof/>
              </w:rPr>
              <w:t>Пословно окружење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_Toc106641495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1" w:author="Бранислав Којић" w:date="2022-06-20T18:17:00Z"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  <w:r w:rsidRPr="00762BA2">
              <w:rPr>
                <w:rStyle w:val="Hyperlink"/>
                <w:noProof/>
              </w:rPr>
              <w:fldChar w:fldCharType="end"/>
            </w:r>
          </w:ins>
        </w:p>
        <w:p w14:paraId="6FB361FD" w14:textId="383945F6" w:rsidR="00ED0471" w:rsidRDefault="00ED0471">
          <w:pPr>
            <w:pStyle w:val="TOC2"/>
            <w:tabs>
              <w:tab w:val="left" w:pos="880"/>
              <w:tab w:val="right" w:leader="dot" w:pos="9350"/>
            </w:tabs>
            <w:rPr>
              <w:ins w:id="62" w:author="Бранислав Којић" w:date="2022-06-20T18:17:00Z"/>
              <w:noProof/>
              <w:lang w:val="en-GB" w:eastAsia="en-GB"/>
            </w:rPr>
          </w:pPr>
          <w:ins w:id="63" w:author="Бранислав Којић" w:date="2022-06-20T18:17:00Z">
            <w:r w:rsidRPr="00762BA2">
              <w:rPr>
                <w:rStyle w:val="Hyperlink"/>
                <w:noProof/>
              </w:rPr>
              <w:fldChar w:fldCharType="begin"/>
            </w:r>
            <w:r w:rsidRPr="00762BA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"_Toc106641496"</w:instrText>
            </w:r>
            <w:r w:rsidRPr="00762BA2">
              <w:rPr>
                <w:rStyle w:val="Hyperlink"/>
                <w:noProof/>
              </w:rPr>
              <w:instrText xml:space="preserve"> </w:instrText>
            </w:r>
            <w:r w:rsidRPr="00762BA2">
              <w:rPr>
                <w:rStyle w:val="Hyperlink"/>
                <w:noProof/>
              </w:rPr>
            </w:r>
            <w:r w:rsidRPr="00762BA2">
              <w:rPr>
                <w:rStyle w:val="Hyperlink"/>
                <w:noProof/>
              </w:rPr>
              <w:fldChar w:fldCharType="separate"/>
            </w:r>
            <w:r w:rsidRPr="00762BA2">
              <w:rPr>
                <w:rStyle w:val="Hyperlink"/>
                <w:noProof/>
                <w:lang w:val="sr-Cyrl-RS"/>
              </w:rPr>
              <w:t>4.1.</w:t>
            </w:r>
            <w:r>
              <w:rPr>
                <w:noProof/>
                <w:lang w:val="en-GB" w:eastAsia="en-GB"/>
              </w:rPr>
              <w:tab/>
            </w:r>
            <w:r w:rsidRPr="00762BA2">
              <w:rPr>
                <w:rStyle w:val="Hyperlink"/>
                <w:noProof/>
                <w:lang w:val="sr-Cyrl-RS"/>
              </w:rPr>
              <w:t>Тржишни утицаји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_Toc106641496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4" w:author="Бранислав Којић" w:date="2022-06-20T18:17:00Z"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  <w:r w:rsidRPr="00762BA2">
              <w:rPr>
                <w:rStyle w:val="Hyperlink"/>
                <w:noProof/>
              </w:rPr>
              <w:fldChar w:fldCharType="end"/>
            </w:r>
          </w:ins>
        </w:p>
        <w:p w14:paraId="4FC32B75" w14:textId="47A2D06A" w:rsidR="00ED0471" w:rsidRDefault="00ED0471">
          <w:pPr>
            <w:pStyle w:val="TOC2"/>
            <w:tabs>
              <w:tab w:val="left" w:pos="880"/>
              <w:tab w:val="right" w:leader="dot" w:pos="9350"/>
            </w:tabs>
            <w:rPr>
              <w:ins w:id="65" w:author="Бранислав Којић" w:date="2022-06-20T18:17:00Z"/>
              <w:noProof/>
              <w:lang w:val="en-GB" w:eastAsia="en-GB"/>
            </w:rPr>
          </w:pPr>
          <w:ins w:id="66" w:author="Бранислав Којић" w:date="2022-06-20T18:17:00Z">
            <w:r w:rsidRPr="00762BA2">
              <w:rPr>
                <w:rStyle w:val="Hyperlink"/>
                <w:noProof/>
              </w:rPr>
              <w:fldChar w:fldCharType="begin"/>
            </w:r>
            <w:r w:rsidRPr="00762BA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"_Toc106641497"</w:instrText>
            </w:r>
            <w:r w:rsidRPr="00762BA2">
              <w:rPr>
                <w:rStyle w:val="Hyperlink"/>
                <w:noProof/>
              </w:rPr>
              <w:instrText xml:space="preserve"> </w:instrText>
            </w:r>
            <w:r w:rsidRPr="00762BA2">
              <w:rPr>
                <w:rStyle w:val="Hyperlink"/>
                <w:noProof/>
              </w:rPr>
            </w:r>
            <w:r w:rsidRPr="00762BA2">
              <w:rPr>
                <w:rStyle w:val="Hyperlink"/>
                <w:noProof/>
              </w:rPr>
              <w:fldChar w:fldCharType="separate"/>
            </w:r>
            <w:r w:rsidRPr="00762BA2">
              <w:rPr>
                <w:rStyle w:val="Hyperlink"/>
                <w:noProof/>
                <w:lang w:val="sr-Cyrl-RS"/>
              </w:rPr>
              <w:t>4.2.</w:t>
            </w:r>
            <w:r>
              <w:rPr>
                <w:noProof/>
                <w:lang w:val="en-GB" w:eastAsia="en-GB"/>
              </w:rPr>
              <w:tab/>
            </w:r>
            <w:r w:rsidRPr="00762BA2">
              <w:rPr>
                <w:rStyle w:val="Hyperlink"/>
                <w:noProof/>
                <w:lang w:val="sr-Cyrl-RS"/>
              </w:rPr>
              <w:t>Индустријски утицаји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_Toc106641497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7" w:author="Бранислав Којић" w:date="2022-06-20T18:17:00Z"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  <w:r w:rsidRPr="00762BA2">
              <w:rPr>
                <w:rStyle w:val="Hyperlink"/>
                <w:noProof/>
              </w:rPr>
              <w:fldChar w:fldCharType="end"/>
            </w:r>
          </w:ins>
        </w:p>
        <w:p w14:paraId="0D670DC9" w14:textId="3DDD6DA1" w:rsidR="00ED0471" w:rsidRDefault="00ED0471">
          <w:pPr>
            <w:pStyle w:val="TOC2"/>
            <w:tabs>
              <w:tab w:val="left" w:pos="880"/>
              <w:tab w:val="right" w:leader="dot" w:pos="9350"/>
            </w:tabs>
            <w:rPr>
              <w:ins w:id="68" w:author="Бранислав Којић" w:date="2022-06-20T18:17:00Z"/>
              <w:noProof/>
              <w:lang w:val="en-GB" w:eastAsia="en-GB"/>
            </w:rPr>
          </w:pPr>
          <w:ins w:id="69" w:author="Бранислав Којић" w:date="2022-06-20T18:17:00Z">
            <w:r w:rsidRPr="00762BA2">
              <w:rPr>
                <w:rStyle w:val="Hyperlink"/>
                <w:noProof/>
              </w:rPr>
              <w:fldChar w:fldCharType="begin"/>
            </w:r>
            <w:r w:rsidRPr="00762BA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"_Toc106641498"</w:instrText>
            </w:r>
            <w:r w:rsidRPr="00762BA2">
              <w:rPr>
                <w:rStyle w:val="Hyperlink"/>
                <w:noProof/>
              </w:rPr>
              <w:instrText xml:space="preserve"> </w:instrText>
            </w:r>
            <w:r w:rsidRPr="00762BA2">
              <w:rPr>
                <w:rStyle w:val="Hyperlink"/>
                <w:noProof/>
              </w:rPr>
            </w:r>
            <w:r w:rsidRPr="00762BA2">
              <w:rPr>
                <w:rStyle w:val="Hyperlink"/>
                <w:noProof/>
              </w:rPr>
              <w:fldChar w:fldCharType="separate"/>
            </w:r>
            <w:r w:rsidRPr="00762BA2">
              <w:rPr>
                <w:rStyle w:val="Hyperlink"/>
                <w:noProof/>
                <w:lang w:val="sr-Cyrl-RS"/>
              </w:rPr>
              <w:t>4.3.</w:t>
            </w:r>
            <w:r>
              <w:rPr>
                <w:noProof/>
                <w:lang w:val="en-GB" w:eastAsia="en-GB"/>
              </w:rPr>
              <w:tab/>
            </w:r>
            <w:r w:rsidRPr="00762BA2">
              <w:rPr>
                <w:rStyle w:val="Hyperlink"/>
                <w:noProof/>
                <w:lang w:val="sr-Cyrl-RS"/>
              </w:rPr>
              <w:t>Кључни трендови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_Toc106641498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0" w:author="Бранислав Којић" w:date="2022-06-20T18:17:00Z"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  <w:r w:rsidRPr="00762BA2">
              <w:rPr>
                <w:rStyle w:val="Hyperlink"/>
                <w:noProof/>
              </w:rPr>
              <w:fldChar w:fldCharType="end"/>
            </w:r>
          </w:ins>
        </w:p>
        <w:p w14:paraId="4588892C" w14:textId="32161534" w:rsidR="00ED0471" w:rsidRDefault="00ED0471">
          <w:pPr>
            <w:pStyle w:val="TOC2"/>
            <w:tabs>
              <w:tab w:val="left" w:pos="880"/>
              <w:tab w:val="right" w:leader="dot" w:pos="9350"/>
            </w:tabs>
            <w:rPr>
              <w:ins w:id="71" w:author="Бранислав Којић" w:date="2022-06-20T18:17:00Z"/>
              <w:noProof/>
              <w:lang w:val="en-GB" w:eastAsia="en-GB"/>
            </w:rPr>
          </w:pPr>
          <w:ins w:id="72" w:author="Бранислав Којић" w:date="2022-06-20T18:17:00Z">
            <w:r w:rsidRPr="00762BA2">
              <w:rPr>
                <w:rStyle w:val="Hyperlink"/>
                <w:noProof/>
              </w:rPr>
              <w:fldChar w:fldCharType="begin"/>
            </w:r>
            <w:r w:rsidRPr="00762BA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"_Toc106641499"</w:instrText>
            </w:r>
            <w:r w:rsidRPr="00762BA2">
              <w:rPr>
                <w:rStyle w:val="Hyperlink"/>
                <w:noProof/>
              </w:rPr>
              <w:instrText xml:space="preserve"> </w:instrText>
            </w:r>
            <w:r w:rsidRPr="00762BA2">
              <w:rPr>
                <w:rStyle w:val="Hyperlink"/>
                <w:noProof/>
              </w:rPr>
            </w:r>
            <w:r w:rsidRPr="00762BA2">
              <w:rPr>
                <w:rStyle w:val="Hyperlink"/>
                <w:noProof/>
              </w:rPr>
              <w:fldChar w:fldCharType="separate"/>
            </w:r>
            <w:r w:rsidRPr="00762BA2">
              <w:rPr>
                <w:rStyle w:val="Hyperlink"/>
                <w:noProof/>
                <w:lang w:val="sr-Cyrl-RS"/>
              </w:rPr>
              <w:t>4.4.</w:t>
            </w:r>
            <w:r>
              <w:rPr>
                <w:noProof/>
                <w:lang w:val="en-GB" w:eastAsia="en-GB"/>
              </w:rPr>
              <w:tab/>
            </w:r>
            <w:r w:rsidRPr="00762BA2">
              <w:rPr>
                <w:rStyle w:val="Hyperlink"/>
                <w:noProof/>
                <w:lang w:val="sr-Cyrl-RS"/>
              </w:rPr>
              <w:t>Макроекономски утицаји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_Toc106641499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3" w:author="Бранислав Којић" w:date="2022-06-20T18:17:00Z"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  <w:r w:rsidRPr="00762BA2">
              <w:rPr>
                <w:rStyle w:val="Hyperlink"/>
                <w:noProof/>
              </w:rPr>
              <w:fldChar w:fldCharType="end"/>
            </w:r>
          </w:ins>
        </w:p>
        <w:p w14:paraId="22033CD2" w14:textId="619440C7" w:rsidR="00ED0471" w:rsidRDefault="00ED0471">
          <w:pPr>
            <w:pStyle w:val="TOC1"/>
            <w:rPr>
              <w:ins w:id="74" w:author="Бранислав Којић" w:date="2022-06-20T18:17:00Z"/>
              <w:noProof/>
              <w:lang w:val="en-GB" w:eastAsia="en-GB"/>
            </w:rPr>
          </w:pPr>
          <w:ins w:id="75" w:author="Бранислав Којић" w:date="2022-06-20T18:17:00Z">
            <w:r w:rsidRPr="00762BA2">
              <w:rPr>
                <w:rStyle w:val="Hyperlink"/>
                <w:noProof/>
              </w:rPr>
              <w:fldChar w:fldCharType="begin"/>
            </w:r>
            <w:r w:rsidRPr="00762BA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"_Toc106641500"</w:instrText>
            </w:r>
            <w:r w:rsidRPr="00762BA2">
              <w:rPr>
                <w:rStyle w:val="Hyperlink"/>
                <w:noProof/>
              </w:rPr>
              <w:instrText xml:space="preserve"> </w:instrText>
            </w:r>
            <w:r w:rsidRPr="00762BA2">
              <w:rPr>
                <w:rStyle w:val="Hyperlink"/>
                <w:noProof/>
              </w:rPr>
            </w:r>
            <w:r w:rsidRPr="00762BA2">
              <w:rPr>
                <w:rStyle w:val="Hyperlink"/>
                <w:noProof/>
              </w:rPr>
              <w:fldChar w:fldCharType="separate"/>
            </w:r>
            <w:r w:rsidRPr="00762BA2">
              <w:rPr>
                <w:rStyle w:val="Hyperlink"/>
                <w:noProof/>
                <w:lang w:val="sr-Cyrl-RS"/>
              </w:rPr>
              <w:t>5.</w:t>
            </w:r>
            <w:r>
              <w:rPr>
                <w:noProof/>
                <w:lang w:val="en-GB" w:eastAsia="en-GB"/>
              </w:rPr>
              <w:tab/>
            </w:r>
            <w:r w:rsidRPr="00762BA2">
              <w:rPr>
                <w:rStyle w:val="Hyperlink"/>
                <w:noProof/>
                <w:lang w:val="sr-Latn-RS"/>
              </w:rPr>
              <w:t xml:space="preserve">SWOT </w:t>
            </w:r>
            <w:r w:rsidRPr="00762BA2">
              <w:rPr>
                <w:rStyle w:val="Hyperlink"/>
                <w:noProof/>
                <w:lang w:val="sr-Cyrl-RS"/>
              </w:rPr>
              <w:t>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_Toc106641500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6" w:author="Бранислав Којић" w:date="2022-06-20T18:17:00Z"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  <w:r w:rsidRPr="00762BA2">
              <w:rPr>
                <w:rStyle w:val="Hyperlink"/>
                <w:noProof/>
              </w:rPr>
              <w:fldChar w:fldCharType="end"/>
            </w:r>
          </w:ins>
        </w:p>
        <w:p w14:paraId="714103FA" w14:textId="2E64E998" w:rsidR="00ED0471" w:rsidRDefault="00ED0471">
          <w:pPr>
            <w:pStyle w:val="TOC2"/>
            <w:tabs>
              <w:tab w:val="left" w:pos="880"/>
              <w:tab w:val="right" w:leader="dot" w:pos="9350"/>
            </w:tabs>
            <w:rPr>
              <w:ins w:id="77" w:author="Бранислав Којић" w:date="2022-06-20T18:17:00Z"/>
              <w:noProof/>
              <w:lang w:val="en-GB" w:eastAsia="en-GB"/>
            </w:rPr>
          </w:pPr>
          <w:ins w:id="78" w:author="Бранислав Којић" w:date="2022-06-20T18:17:00Z">
            <w:r w:rsidRPr="00762BA2">
              <w:rPr>
                <w:rStyle w:val="Hyperlink"/>
                <w:noProof/>
              </w:rPr>
              <w:fldChar w:fldCharType="begin"/>
            </w:r>
            <w:r w:rsidRPr="00762BA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"_Toc106641501"</w:instrText>
            </w:r>
            <w:r w:rsidRPr="00762BA2">
              <w:rPr>
                <w:rStyle w:val="Hyperlink"/>
                <w:noProof/>
              </w:rPr>
              <w:instrText xml:space="preserve"> </w:instrText>
            </w:r>
            <w:r w:rsidRPr="00762BA2">
              <w:rPr>
                <w:rStyle w:val="Hyperlink"/>
                <w:noProof/>
              </w:rPr>
            </w:r>
            <w:r w:rsidRPr="00762BA2">
              <w:rPr>
                <w:rStyle w:val="Hyperlink"/>
                <w:noProof/>
              </w:rPr>
              <w:fldChar w:fldCharType="separate"/>
            </w:r>
            <w:r w:rsidRPr="00762BA2">
              <w:rPr>
                <w:rStyle w:val="Hyperlink"/>
                <w:noProof/>
                <w:lang w:val="sr-Cyrl-RS"/>
              </w:rPr>
              <w:t>5.1.</w:t>
            </w:r>
            <w:r>
              <w:rPr>
                <w:noProof/>
                <w:lang w:val="en-GB" w:eastAsia="en-GB"/>
              </w:rPr>
              <w:tab/>
            </w:r>
            <w:r w:rsidRPr="00762BA2">
              <w:rPr>
                <w:rStyle w:val="Hyperlink"/>
                <w:noProof/>
                <w:lang w:val="sr-Cyrl-RS"/>
              </w:rPr>
              <w:t>Снаге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_Toc106641501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9" w:author="Бранислав Којић" w:date="2022-06-20T18:17:00Z"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  <w:r w:rsidRPr="00762BA2">
              <w:rPr>
                <w:rStyle w:val="Hyperlink"/>
                <w:noProof/>
              </w:rPr>
              <w:fldChar w:fldCharType="end"/>
            </w:r>
          </w:ins>
        </w:p>
        <w:p w14:paraId="664276CB" w14:textId="31964B21" w:rsidR="00ED0471" w:rsidRDefault="00ED0471">
          <w:pPr>
            <w:pStyle w:val="TOC2"/>
            <w:tabs>
              <w:tab w:val="left" w:pos="880"/>
              <w:tab w:val="right" w:leader="dot" w:pos="9350"/>
            </w:tabs>
            <w:rPr>
              <w:ins w:id="80" w:author="Бранислав Којић" w:date="2022-06-20T18:17:00Z"/>
              <w:noProof/>
              <w:lang w:val="en-GB" w:eastAsia="en-GB"/>
            </w:rPr>
          </w:pPr>
          <w:ins w:id="81" w:author="Бранислав Којић" w:date="2022-06-20T18:17:00Z">
            <w:r w:rsidRPr="00762BA2">
              <w:rPr>
                <w:rStyle w:val="Hyperlink"/>
                <w:noProof/>
              </w:rPr>
              <w:fldChar w:fldCharType="begin"/>
            </w:r>
            <w:r w:rsidRPr="00762BA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"_Toc106641502"</w:instrText>
            </w:r>
            <w:r w:rsidRPr="00762BA2">
              <w:rPr>
                <w:rStyle w:val="Hyperlink"/>
                <w:noProof/>
              </w:rPr>
              <w:instrText xml:space="preserve"> </w:instrText>
            </w:r>
            <w:r w:rsidRPr="00762BA2">
              <w:rPr>
                <w:rStyle w:val="Hyperlink"/>
                <w:noProof/>
              </w:rPr>
            </w:r>
            <w:r w:rsidRPr="00762BA2">
              <w:rPr>
                <w:rStyle w:val="Hyperlink"/>
                <w:noProof/>
              </w:rPr>
              <w:fldChar w:fldCharType="separate"/>
            </w:r>
            <w:r w:rsidRPr="00762BA2">
              <w:rPr>
                <w:rStyle w:val="Hyperlink"/>
                <w:noProof/>
                <w:lang w:val="sr-Cyrl-RS"/>
              </w:rPr>
              <w:t>5.2.</w:t>
            </w:r>
            <w:r>
              <w:rPr>
                <w:noProof/>
                <w:lang w:val="en-GB" w:eastAsia="en-GB"/>
              </w:rPr>
              <w:tab/>
            </w:r>
            <w:r w:rsidRPr="00762BA2">
              <w:rPr>
                <w:rStyle w:val="Hyperlink"/>
                <w:noProof/>
                <w:lang w:val="sr-Cyrl-RS"/>
              </w:rPr>
              <w:t>Слабости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_Toc106641502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2" w:author="Бранислав Којић" w:date="2022-06-20T18:17:00Z"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  <w:r w:rsidRPr="00762BA2">
              <w:rPr>
                <w:rStyle w:val="Hyperlink"/>
                <w:noProof/>
              </w:rPr>
              <w:fldChar w:fldCharType="end"/>
            </w:r>
          </w:ins>
        </w:p>
        <w:p w14:paraId="1ED43605" w14:textId="15726439" w:rsidR="00ED0471" w:rsidRDefault="00ED0471">
          <w:pPr>
            <w:pStyle w:val="TOC2"/>
            <w:tabs>
              <w:tab w:val="left" w:pos="880"/>
              <w:tab w:val="right" w:leader="dot" w:pos="9350"/>
            </w:tabs>
            <w:rPr>
              <w:ins w:id="83" w:author="Бранислав Којић" w:date="2022-06-20T18:17:00Z"/>
              <w:noProof/>
              <w:lang w:val="en-GB" w:eastAsia="en-GB"/>
            </w:rPr>
          </w:pPr>
          <w:ins w:id="84" w:author="Бранислав Којић" w:date="2022-06-20T18:17:00Z">
            <w:r w:rsidRPr="00762BA2">
              <w:rPr>
                <w:rStyle w:val="Hyperlink"/>
                <w:noProof/>
              </w:rPr>
              <w:fldChar w:fldCharType="begin"/>
            </w:r>
            <w:r w:rsidRPr="00762BA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"_Toc106641503"</w:instrText>
            </w:r>
            <w:r w:rsidRPr="00762BA2">
              <w:rPr>
                <w:rStyle w:val="Hyperlink"/>
                <w:noProof/>
              </w:rPr>
              <w:instrText xml:space="preserve"> </w:instrText>
            </w:r>
            <w:r w:rsidRPr="00762BA2">
              <w:rPr>
                <w:rStyle w:val="Hyperlink"/>
                <w:noProof/>
              </w:rPr>
            </w:r>
            <w:r w:rsidRPr="00762BA2">
              <w:rPr>
                <w:rStyle w:val="Hyperlink"/>
                <w:noProof/>
              </w:rPr>
              <w:fldChar w:fldCharType="separate"/>
            </w:r>
            <w:r w:rsidRPr="00762BA2">
              <w:rPr>
                <w:rStyle w:val="Hyperlink"/>
                <w:noProof/>
                <w:lang w:val="sr-Cyrl-RS"/>
              </w:rPr>
              <w:t>5.3.</w:t>
            </w:r>
            <w:r>
              <w:rPr>
                <w:noProof/>
                <w:lang w:val="en-GB" w:eastAsia="en-GB"/>
              </w:rPr>
              <w:tab/>
            </w:r>
            <w:r w:rsidRPr="00762BA2">
              <w:rPr>
                <w:rStyle w:val="Hyperlink"/>
                <w:noProof/>
                <w:lang w:val="sr-Cyrl-RS"/>
              </w:rPr>
              <w:t>Прилике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_Toc106641503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5" w:author="Бранислав Којић" w:date="2022-06-20T18:17:00Z"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  <w:r w:rsidRPr="00762BA2">
              <w:rPr>
                <w:rStyle w:val="Hyperlink"/>
                <w:noProof/>
              </w:rPr>
              <w:fldChar w:fldCharType="end"/>
            </w:r>
          </w:ins>
        </w:p>
        <w:p w14:paraId="4E292359" w14:textId="4726A7D0" w:rsidR="00ED0471" w:rsidRDefault="00ED0471">
          <w:pPr>
            <w:pStyle w:val="TOC2"/>
            <w:tabs>
              <w:tab w:val="left" w:pos="880"/>
              <w:tab w:val="right" w:leader="dot" w:pos="9350"/>
            </w:tabs>
            <w:rPr>
              <w:ins w:id="86" w:author="Бранислав Којић" w:date="2022-06-20T18:17:00Z"/>
              <w:noProof/>
              <w:lang w:val="en-GB" w:eastAsia="en-GB"/>
            </w:rPr>
          </w:pPr>
          <w:ins w:id="87" w:author="Бранислав Којић" w:date="2022-06-20T18:17:00Z">
            <w:r w:rsidRPr="00762BA2">
              <w:rPr>
                <w:rStyle w:val="Hyperlink"/>
                <w:noProof/>
              </w:rPr>
              <w:fldChar w:fldCharType="begin"/>
            </w:r>
            <w:r w:rsidRPr="00762BA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"_Toc106641504"</w:instrText>
            </w:r>
            <w:r w:rsidRPr="00762BA2">
              <w:rPr>
                <w:rStyle w:val="Hyperlink"/>
                <w:noProof/>
              </w:rPr>
              <w:instrText xml:space="preserve"> </w:instrText>
            </w:r>
            <w:r w:rsidRPr="00762BA2">
              <w:rPr>
                <w:rStyle w:val="Hyperlink"/>
                <w:noProof/>
              </w:rPr>
            </w:r>
            <w:r w:rsidRPr="00762BA2">
              <w:rPr>
                <w:rStyle w:val="Hyperlink"/>
                <w:noProof/>
              </w:rPr>
              <w:fldChar w:fldCharType="separate"/>
            </w:r>
            <w:r w:rsidRPr="00762BA2">
              <w:rPr>
                <w:rStyle w:val="Hyperlink"/>
                <w:noProof/>
                <w:lang w:val="sr-Cyrl-RS"/>
              </w:rPr>
              <w:t>5.4.</w:t>
            </w:r>
            <w:r>
              <w:rPr>
                <w:noProof/>
                <w:lang w:val="en-GB" w:eastAsia="en-GB"/>
              </w:rPr>
              <w:tab/>
            </w:r>
            <w:r w:rsidRPr="00762BA2">
              <w:rPr>
                <w:rStyle w:val="Hyperlink"/>
                <w:noProof/>
                <w:lang w:val="sr-Cyrl-RS"/>
              </w:rPr>
              <w:t>Претње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_Toc106641504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8" w:author="Бранислав Којић" w:date="2022-06-20T18:17:00Z"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  <w:r w:rsidRPr="00762BA2">
              <w:rPr>
                <w:rStyle w:val="Hyperlink"/>
                <w:noProof/>
              </w:rPr>
              <w:fldChar w:fldCharType="end"/>
            </w:r>
          </w:ins>
        </w:p>
        <w:p w14:paraId="1B3DFCC1" w14:textId="576DE6C2" w:rsidR="00ED0471" w:rsidRDefault="00ED0471">
          <w:pPr>
            <w:pStyle w:val="TOC1"/>
            <w:rPr>
              <w:ins w:id="89" w:author="Бранислав Којић" w:date="2022-06-20T18:17:00Z"/>
              <w:noProof/>
              <w:lang w:val="en-GB" w:eastAsia="en-GB"/>
            </w:rPr>
          </w:pPr>
          <w:ins w:id="90" w:author="Бранислав Којић" w:date="2022-06-20T18:17:00Z">
            <w:r w:rsidRPr="00762BA2">
              <w:rPr>
                <w:rStyle w:val="Hyperlink"/>
                <w:noProof/>
              </w:rPr>
              <w:fldChar w:fldCharType="begin"/>
            </w:r>
            <w:r w:rsidRPr="00762BA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"_Toc106641505"</w:instrText>
            </w:r>
            <w:r w:rsidRPr="00762BA2">
              <w:rPr>
                <w:rStyle w:val="Hyperlink"/>
                <w:noProof/>
              </w:rPr>
              <w:instrText xml:space="preserve"> </w:instrText>
            </w:r>
            <w:r w:rsidRPr="00762BA2">
              <w:rPr>
                <w:rStyle w:val="Hyperlink"/>
                <w:noProof/>
              </w:rPr>
            </w:r>
            <w:r w:rsidRPr="00762BA2">
              <w:rPr>
                <w:rStyle w:val="Hyperlink"/>
                <w:noProof/>
              </w:rPr>
              <w:fldChar w:fldCharType="separate"/>
            </w:r>
            <w:r w:rsidRPr="00762BA2">
              <w:rPr>
                <w:rStyle w:val="Hyperlink"/>
                <w:noProof/>
                <w:lang w:val="sr-Cyrl-RS"/>
              </w:rPr>
              <w:t>6.</w:t>
            </w:r>
            <w:r>
              <w:rPr>
                <w:noProof/>
                <w:lang w:val="en-GB" w:eastAsia="en-GB"/>
              </w:rPr>
              <w:tab/>
            </w:r>
            <w:r w:rsidRPr="00762BA2">
              <w:rPr>
                <w:rStyle w:val="Hyperlink"/>
                <w:noProof/>
                <w:lang w:val="sr-Cyrl-RS"/>
              </w:rPr>
              <w:t>Закључак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_Toc106641505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1" w:author="Бранислав Којић" w:date="2022-06-20T18:17:00Z"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  <w:r w:rsidRPr="00762BA2">
              <w:rPr>
                <w:rStyle w:val="Hyperlink"/>
                <w:noProof/>
              </w:rPr>
              <w:fldChar w:fldCharType="end"/>
            </w:r>
          </w:ins>
        </w:p>
        <w:p w14:paraId="34162F69" w14:textId="2B905426" w:rsidR="00ED0471" w:rsidRDefault="00ED0471">
          <w:pPr>
            <w:pStyle w:val="TOC1"/>
            <w:rPr>
              <w:ins w:id="92" w:author="Бранислав Којић" w:date="2022-06-20T18:17:00Z"/>
              <w:noProof/>
              <w:lang w:val="en-GB" w:eastAsia="en-GB"/>
            </w:rPr>
          </w:pPr>
          <w:ins w:id="93" w:author="Бранислав Којић" w:date="2022-06-20T18:17:00Z">
            <w:r w:rsidRPr="00762BA2">
              <w:rPr>
                <w:rStyle w:val="Hyperlink"/>
                <w:noProof/>
              </w:rPr>
              <w:fldChar w:fldCharType="begin"/>
            </w:r>
            <w:r w:rsidRPr="00762BA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"_Toc106641506"</w:instrText>
            </w:r>
            <w:r w:rsidRPr="00762BA2">
              <w:rPr>
                <w:rStyle w:val="Hyperlink"/>
                <w:noProof/>
              </w:rPr>
              <w:instrText xml:space="preserve"> </w:instrText>
            </w:r>
            <w:r w:rsidRPr="00762BA2">
              <w:rPr>
                <w:rStyle w:val="Hyperlink"/>
                <w:noProof/>
              </w:rPr>
            </w:r>
            <w:r w:rsidRPr="00762BA2">
              <w:rPr>
                <w:rStyle w:val="Hyperlink"/>
                <w:noProof/>
              </w:rPr>
              <w:fldChar w:fldCharType="separate"/>
            </w:r>
            <w:r w:rsidRPr="00762BA2">
              <w:rPr>
                <w:rStyle w:val="Hyperlink"/>
                <w:noProof/>
                <w:lang w:val="sr-Cyrl-RS"/>
              </w:rPr>
              <w:t>Референце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_Toc106641506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4" w:author="Бранислав Којић" w:date="2022-06-20T18:17:00Z"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  <w:r w:rsidRPr="00762BA2">
              <w:rPr>
                <w:rStyle w:val="Hyperlink"/>
                <w:noProof/>
              </w:rPr>
              <w:fldChar w:fldCharType="end"/>
            </w:r>
          </w:ins>
        </w:p>
        <w:p w14:paraId="7918DE98" w14:textId="5225AAEE" w:rsidR="00BC7985" w:rsidDel="00ED0471" w:rsidRDefault="00BC7985">
          <w:pPr>
            <w:pStyle w:val="TOC1"/>
            <w:rPr>
              <w:del w:id="95" w:author="Бранислав Којић" w:date="2022-06-20T18:17:00Z"/>
              <w:noProof/>
              <w:sz w:val="24"/>
              <w:szCs w:val="24"/>
              <w:lang w:eastAsia="en-GB"/>
            </w:rPr>
          </w:pPr>
          <w:del w:id="96" w:author="Бранислав Којић" w:date="2022-06-20T18:17:00Z">
            <w:r w:rsidRPr="00ED0471" w:rsidDel="00ED0471">
              <w:rPr>
                <w:noProof/>
                <w:lang w:val="sr-Cyrl-RS"/>
                <w:rPrChange w:id="97" w:author="Бранислав Којић" w:date="2022-06-20T18:17:00Z">
                  <w:rPr>
                    <w:rStyle w:val="Hyperlink"/>
                    <w:noProof/>
                    <w:lang w:val="sr-Cyrl-RS"/>
                  </w:rPr>
                </w:rPrChange>
              </w:rPr>
              <w:delText>Записник ревизија</w:delText>
            </w:r>
            <w:r w:rsidDel="00ED0471">
              <w:rPr>
                <w:noProof/>
                <w:webHidden/>
              </w:rPr>
              <w:tab/>
              <w:delText>2</w:delText>
            </w:r>
          </w:del>
        </w:p>
        <w:p w14:paraId="4A2070B8" w14:textId="6D265B56" w:rsidR="00BC7985" w:rsidDel="00ED0471" w:rsidRDefault="00BC7985">
          <w:pPr>
            <w:pStyle w:val="TOC1"/>
            <w:rPr>
              <w:del w:id="98" w:author="Бранислав Којић" w:date="2022-06-20T18:17:00Z"/>
              <w:noProof/>
              <w:sz w:val="24"/>
              <w:szCs w:val="24"/>
              <w:lang w:eastAsia="en-GB"/>
            </w:rPr>
          </w:pPr>
          <w:del w:id="99" w:author="Бранислав Којић" w:date="2022-06-20T18:17:00Z">
            <w:r w:rsidRPr="00ED0471" w:rsidDel="00ED0471">
              <w:rPr>
                <w:noProof/>
                <w:lang w:val="sr-Cyrl-RS"/>
                <w:rPrChange w:id="100" w:author="Бранислав Којић" w:date="2022-06-20T18:17:00Z">
                  <w:rPr>
                    <w:rStyle w:val="Hyperlink"/>
                    <w:noProof/>
                    <w:lang w:val="sr-Cyrl-RS"/>
                  </w:rPr>
                </w:rPrChange>
              </w:rPr>
              <w:delText>1.</w:delText>
            </w:r>
            <w:r w:rsidDel="00ED0471">
              <w:rPr>
                <w:noProof/>
                <w:sz w:val="24"/>
                <w:szCs w:val="24"/>
                <w:lang w:eastAsia="en-GB"/>
              </w:rPr>
              <w:tab/>
            </w:r>
            <w:r w:rsidRPr="00ED0471" w:rsidDel="00ED0471">
              <w:rPr>
                <w:noProof/>
                <w:lang w:val="sr-Cyrl-RS"/>
                <w:rPrChange w:id="101" w:author="Бранислав Којић" w:date="2022-06-20T18:17:00Z">
                  <w:rPr>
                    <w:rStyle w:val="Hyperlink"/>
                    <w:noProof/>
                    <w:lang w:val="sr-Cyrl-RS"/>
                  </w:rPr>
                </w:rPrChange>
              </w:rPr>
              <w:delText>Увод</w:delText>
            </w:r>
            <w:r w:rsidDel="00ED0471">
              <w:rPr>
                <w:noProof/>
                <w:webHidden/>
              </w:rPr>
              <w:tab/>
              <w:delText>4</w:delText>
            </w:r>
          </w:del>
        </w:p>
        <w:p w14:paraId="5991144A" w14:textId="28DC7124" w:rsidR="00BC7985" w:rsidDel="00ED0471" w:rsidRDefault="00BC7985">
          <w:pPr>
            <w:pStyle w:val="TOC2"/>
            <w:tabs>
              <w:tab w:val="left" w:pos="960"/>
              <w:tab w:val="right" w:leader="dot" w:pos="9350"/>
            </w:tabs>
            <w:rPr>
              <w:del w:id="102" w:author="Бранислав Којић" w:date="2022-06-20T18:17:00Z"/>
              <w:noProof/>
              <w:sz w:val="24"/>
              <w:szCs w:val="24"/>
              <w:lang w:eastAsia="en-GB"/>
            </w:rPr>
          </w:pPr>
          <w:del w:id="103" w:author="Бранислав Којић" w:date="2022-06-20T18:17:00Z">
            <w:r w:rsidRPr="00ED0471" w:rsidDel="00ED0471">
              <w:rPr>
                <w:noProof/>
                <w:lang w:val="sr-Cyrl-RS"/>
                <w:rPrChange w:id="104" w:author="Бранислав Којић" w:date="2022-06-20T18:17:00Z">
                  <w:rPr>
                    <w:rStyle w:val="Hyperlink"/>
                    <w:noProof/>
                    <w:lang w:val="sr-Cyrl-RS"/>
                  </w:rPr>
                </w:rPrChange>
              </w:rPr>
              <w:delText>1.1.</w:delText>
            </w:r>
            <w:r w:rsidDel="00ED0471">
              <w:rPr>
                <w:noProof/>
                <w:sz w:val="24"/>
                <w:szCs w:val="24"/>
                <w:lang w:eastAsia="en-GB"/>
              </w:rPr>
              <w:tab/>
            </w:r>
            <w:r w:rsidRPr="00ED0471" w:rsidDel="00ED0471">
              <w:rPr>
                <w:noProof/>
                <w:lang w:val="sr-Cyrl-RS"/>
                <w:rPrChange w:id="105" w:author="Бранислав Којић" w:date="2022-06-20T18:17:00Z">
                  <w:rPr>
                    <w:rStyle w:val="Hyperlink"/>
                    <w:noProof/>
                    <w:lang w:val="sr-Cyrl-RS"/>
                  </w:rPr>
                </w:rPrChange>
              </w:rPr>
              <w:delText>Визија</w:delText>
            </w:r>
            <w:r w:rsidDel="00ED0471">
              <w:rPr>
                <w:noProof/>
                <w:webHidden/>
              </w:rPr>
              <w:tab/>
              <w:delText>4</w:delText>
            </w:r>
          </w:del>
        </w:p>
        <w:p w14:paraId="2DC445BB" w14:textId="689B6BF3" w:rsidR="00BC7985" w:rsidDel="00ED0471" w:rsidRDefault="00BC7985">
          <w:pPr>
            <w:pStyle w:val="TOC2"/>
            <w:tabs>
              <w:tab w:val="left" w:pos="960"/>
              <w:tab w:val="right" w:leader="dot" w:pos="9350"/>
            </w:tabs>
            <w:rPr>
              <w:del w:id="106" w:author="Бранислав Којић" w:date="2022-06-20T18:17:00Z"/>
              <w:noProof/>
              <w:sz w:val="24"/>
              <w:szCs w:val="24"/>
              <w:lang w:eastAsia="en-GB"/>
            </w:rPr>
          </w:pPr>
          <w:del w:id="107" w:author="Бранислав Којић" w:date="2022-06-20T18:17:00Z">
            <w:r w:rsidRPr="00ED0471" w:rsidDel="00ED0471">
              <w:rPr>
                <w:noProof/>
                <w:lang w:val="sr-Cyrl-RS"/>
                <w:rPrChange w:id="108" w:author="Бранислав Којић" w:date="2022-06-20T18:17:00Z">
                  <w:rPr>
                    <w:rStyle w:val="Hyperlink"/>
                    <w:noProof/>
                    <w:lang w:val="sr-Cyrl-RS"/>
                  </w:rPr>
                </w:rPrChange>
              </w:rPr>
              <w:delText>1.2.</w:delText>
            </w:r>
            <w:r w:rsidDel="00ED0471">
              <w:rPr>
                <w:noProof/>
                <w:sz w:val="24"/>
                <w:szCs w:val="24"/>
                <w:lang w:eastAsia="en-GB"/>
              </w:rPr>
              <w:tab/>
            </w:r>
            <w:r w:rsidRPr="00ED0471" w:rsidDel="00ED0471">
              <w:rPr>
                <w:noProof/>
                <w:lang w:val="sr-Cyrl-RS"/>
                <w:rPrChange w:id="109" w:author="Бранислав Којић" w:date="2022-06-20T18:17:00Z">
                  <w:rPr>
                    <w:rStyle w:val="Hyperlink"/>
                    <w:noProof/>
                    <w:lang w:val="sr-Cyrl-RS"/>
                  </w:rPr>
                </w:rPrChange>
              </w:rPr>
              <w:delText>Мисија</w:delText>
            </w:r>
            <w:r w:rsidDel="00ED0471">
              <w:rPr>
                <w:noProof/>
                <w:webHidden/>
              </w:rPr>
              <w:tab/>
              <w:delText>4</w:delText>
            </w:r>
          </w:del>
        </w:p>
        <w:p w14:paraId="5DB3F185" w14:textId="6C80575C" w:rsidR="00BC7985" w:rsidDel="00ED0471" w:rsidRDefault="00BC7985">
          <w:pPr>
            <w:pStyle w:val="TOC1"/>
            <w:rPr>
              <w:del w:id="110" w:author="Бранислав Којић" w:date="2022-06-20T18:17:00Z"/>
              <w:noProof/>
              <w:sz w:val="24"/>
              <w:szCs w:val="24"/>
              <w:lang w:eastAsia="en-GB"/>
            </w:rPr>
          </w:pPr>
          <w:del w:id="111" w:author="Бранислав Којић" w:date="2022-06-20T18:17:00Z">
            <w:r w:rsidRPr="00ED0471" w:rsidDel="00ED0471">
              <w:rPr>
                <w:noProof/>
                <w:lang w:val="sr-Cyrl-RS"/>
                <w:rPrChange w:id="112" w:author="Бранислав Којић" w:date="2022-06-20T18:17:00Z">
                  <w:rPr>
                    <w:rStyle w:val="Hyperlink"/>
                    <w:noProof/>
                    <w:lang w:val="sr-Cyrl-RS"/>
                  </w:rPr>
                </w:rPrChange>
              </w:rPr>
              <w:delText>2.</w:delText>
            </w:r>
            <w:r w:rsidDel="00ED0471">
              <w:rPr>
                <w:noProof/>
                <w:sz w:val="24"/>
                <w:szCs w:val="24"/>
                <w:lang w:eastAsia="en-GB"/>
              </w:rPr>
              <w:tab/>
            </w:r>
            <w:r w:rsidRPr="00ED0471" w:rsidDel="00ED0471">
              <w:rPr>
                <w:noProof/>
                <w:lang w:val="sr-Cyrl-RS"/>
                <w:rPrChange w:id="113" w:author="Бранислав Којић" w:date="2022-06-20T18:17:00Z">
                  <w:rPr>
                    <w:rStyle w:val="Hyperlink"/>
                    <w:noProof/>
                    <w:lang w:val="sr-Cyrl-RS"/>
                  </w:rPr>
                </w:rPrChange>
              </w:rPr>
              <w:delText>Пословни модел</w:delText>
            </w:r>
            <w:r w:rsidDel="00ED0471">
              <w:rPr>
                <w:noProof/>
                <w:webHidden/>
              </w:rPr>
              <w:tab/>
              <w:delText>4</w:delText>
            </w:r>
          </w:del>
        </w:p>
        <w:p w14:paraId="5B456C4F" w14:textId="5F2A09DA" w:rsidR="00BC7985" w:rsidDel="00ED0471" w:rsidRDefault="00BC7985">
          <w:pPr>
            <w:pStyle w:val="TOC2"/>
            <w:tabs>
              <w:tab w:val="left" w:pos="960"/>
              <w:tab w:val="right" w:leader="dot" w:pos="9350"/>
            </w:tabs>
            <w:rPr>
              <w:del w:id="114" w:author="Бранислав Којић" w:date="2022-06-20T18:17:00Z"/>
              <w:noProof/>
              <w:sz w:val="24"/>
              <w:szCs w:val="24"/>
              <w:lang w:eastAsia="en-GB"/>
            </w:rPr>
          </w:pPr>
          <w:del w:id="115" w:author="Бранислав Којић" w:date="2022-06-20T18:17:00Z">
            <w:r w:rsidRPr="00ED0471" w:rsidDel="00ED0471">
              <w:rPr>
                <w:noProof/>
                <w:lang w:val="sr-Cyrl-RS"/>
                <w:rPrChange w:id="116" w:author="Бранислав Којић" w:date="2022-06-20T18:17:00Z">
                  <w:rPr>
                    <w:rStyle w:val="Hyperlink"/>
                    <w:noProof/>
                    <w:lang w:val="sr-Cyrl-RS"/>
                  </w:rPr>
                </w:rPrChange>
              </w:rPr>
              <w:delText>2.1.</w:delText>
            </w:r>
            <w:r w:rsidDel="00ED0471">
              <w:rPr>
                <w:noProof/>
                <w:sz w:val="24"/>
                <w:szCs w:val="24"/>
                <w:lang w:eastAsia="en-GB"/>
              </w:rPr>
              <w:tab/>
            </w:r>
            <w:r w:rsidRPr="00ED0471" w:rsidDel="00ED0471">
              <w:rPr>
                <w:noProof/>
                <w:lang w:val="sr-Cyrl-RS"/>
                <w:rPrChange w:id="117" w:author="Бранислав Којић" w:date="2022-06-20T18:17:00Z">
                  <w:rPr>
                    <w:rStyle w:val="Hyperlink"/>
                    <w:noProof/>
                    <w:lang w:val="sr-Cyrl-RS"/>
                  </w:rPr>
                </w:rPrChange>
              </w:rPr>
              <w:delText>Кориснички сегменти</w:delText>
            </w:r>
            <w:r w:rsidDel="00ED0471">
              <w:rPr>
                <w:noProof/>
                <w:webHidden/>
              </w:rPr>
              <w:tab/>
              <w:delText>5</w:delText>
            </w:r>
          </w:del>
        </w:p>
        <w:p w14:paraId="1158E93F" w14:textId="36BEF8B5" w:rsidR="00BC7985" w:rsidDel="00ED0471" w:rsidRDefault="00BC7985">
          <w:pPr>
            <w:pStyle w:val="TOC2"/>
            <w:tabs>
              <w:tab w:val="left" w:pos="960"/>
              <w:tab w:val="right" w:leader="dot" w:pos="9350"/>
            </w:tabs>
            <w:rPr>
              <w:del w:id="118" w:author="Бранислав Којић" w:date="2022-06-20T18:17:00Z"/>
              <w:noProof/>
              <w:sz w:val="24"/>
              <w:szCs w:val="24"/>
              <w:lang w:eastAsia="en-GB"/>
            </w:rPr>
          </w:pPr>
          <w:del w:id="119" w:author="Бранислав Којић" w:date="2022-06-20T18:17:00Z">
            <w:r w:rsidRPr="00ED0471" w:rsidDel="00ED0471">
              <w:rPr>
                <w:noProof/>
                <w:lang w:val="sr-Cyrl-RS"/>
                <w:rPrChange w:id="120" w:author="Бранислав Којић" w:date="2022-06-20T18:17:00Z">
                  <w:rPr>
                    <w:rStyle w:val="Hyperlink"/>
                    <w:noProof/>
                    <w:lang w:val="sr-Cyrl-RS"/>
                  </w:rPr>
                </w:rPrChange>
              </w:rPr>
              <w:delText>2.2.</w:delText>
            </w:r>
            <w:r w:rsidDel="00ED0471">
              <w:rPr>
                <w:noProof/>
                <w:sz w:val="24"/>
                <w:szCs w:val="24"/>
                <w:lang w:eastAsia="en-GB"/>
              </w:rPr>
              <w:tab/>
            </w:r>
            <w:r w:rsidRPr="00ED0471" w:rsidDel="00ED0471">
              <w:rPr>
                <w:noProof/>
                <w:lang w:val="sr-Cyrl-RS"/>
                <w:rPrChange w:id="121" w:author="Бранислав Којић" w:date="2022-06-20T18:17:00Z">
                  <w:rPr>
                    <w:rStyle w:val="Hyperlink"/>
                    <w:noProof/>
                    <w:lang w:val="sr-Cyrl-RS"/>
                  </w:rPr>
                </w:rPrChange>
              </w:rPr>
              <w:delText>Предлози вредности</w:delText>
            </w:r>
            <w:r w:rsidDel="00ED0471">
              <w:rPr>
                <w:noProof/>
                <w:webHidden/>
              </w:rPr>
              <w:tab/>
              <w:delText>6</w:delText>
            </w:r>
          </w:del>
        </w:p>
        <w:p w14:paraId="1AF8C17F" w14:textId="16A892A3" w:rsidR="00BC7985" w:rsidDel="00ED0471" w:rsidRDefault="00BC7985">
          <w:pPr>
            <w:pStyle w:val="TOC2"/>
            <w:tabs>
              <w:tab w:val="left" w:pos="960"/>
              <w:tab w:val="right" w:leader="dot" w:pos="9350"/>
            </w:tabs>
            <w:rPr>
              <w:del w:id="122" w:author="Бранислав Којић" w:date="2022-06-20T18:17:00Z"/>
              <w:noProof/>
              <w:sz w:val="24"/>
              <w:szCs w:val="24"/>
              <w:lang w:eastAsia="en-GB"/>
            </w:rPr>
          </w:pPr>
          <w:del w:id="123" w:author="Бранислав Којић" w:date="2022-06-20T18:17:00Z">
            <w:r w:rsidRPr="00ED0471" w:rsidDel="00ED0471">
              <w:rPr>
                <w:noProof/>
                <w:lang w:val="sr-Cyrl-RS"/>
                <w:rPrChange w:id="124" w:author="Бранислав Којић" w:date="2022-06-20T18:17:00Z">
                  <w:rPr>
                    <w:rStyle w:val="Hyperlink"/>
                    <w:noProof/>
                    <w:lang w:val="sr-Cyrl-RS"/>
                  </w:rPr>
                </w:rPrChange>
              </w:rPr>
              <w:delText>2.3.</w:delText>
            </w:r>
            <w:r w:rsidDel="00ED0471">
              <w:rPr>
                <w:noProof/>
                <w:sz w:val="24"/>
                <w:szCs w:val="24"/>
                <w:lang w:eastAsia="en-GB"/>
              </w:rPr>
              <w:tab/>
            </w:r>
            <w:r w:rsidRPr="00ED0471" w:rsidDel="00ED0471">
              <w:rPr>
                <w:noProof/>
                <w:lang w:val="sr-Cyrl-RS"/>
                <w:rPrChange w:id="125" w:author="Бранислав Којић" w:date="2022-06-20T18:17:00Z">
                  <w:rPr>
                    <w:rStyle w:val="Hyperlink"/>
                    <w:noProof/>
                    <w:lang w:val="sr-Cyrl-RS"/>
                  </w:rPr>
                </w:rPrChange>
              </w:rPr>
              <w:delText>Канали дистрибуције</w:delText>
            </w:r>
            <w:r w:rsidDel="00ED0471">
              <w:rPr>
                <w:noProof/>
                <w:webHidden/>
              </w:rPr>
              <w:tab/>
              <w:delText>7</w:delText>
            </w:r>
          </w:del>
        </w:p>
        <w:p w14:paraId="5423F409" w14:textId="0D41585A" w:rsidR="00BC7985" w:rsidDel="00ED0471" w:rsidRDefault="00BC7985">
          <w:pPr>
            <w:pStyle w:val="TOC2"/>
            <w:tabs>
              <w:tab w:val="left" w:pos="960"/>
              <w:tab w:val="right" w:leader="dot" w:pos="9350"/>
            </w:tabs>
            <w:rPr>
              <w:del w:id="126" w:author="Бранислав Којић" w:date="2022-06-20T18:17:00Z"/>
              <w:noProof/>
              <w:sz w:val="24"/>
              <w:szCs w:val="24"/>
              <w:lang w:eastAsia="en-GB"/>
            </w:rPr>
          </w:pPr>
          <w:del w:id="127" w:author="Бранислав Којић" w:date="2022-06-20T18:17:00Z">
            <w:r w:rsidRPr="00ED0471" w:rsidDel="00ED0471">
              <w:rPr>
                <w:noProof/>
                <w:lang w:val="sr-Cyrl-RS"/>
                <w:rPrChange w:id="128" w:author="Бранислав Којић" w:date="2022-06-20T18:17:00Z">
                  <w:rPr>
                    <w:rStyle w:val="Hyperlink"/>
                    <w:noProof/>
                    <w:lang w:val="sr-Cyrl-RS"/>
                  </w:rPr>
                </w:rPrChange>
              </w:rPr>
              <w:delText>2.4.</w:delText>
            </w:r>
            <w:r w:rsidDel="00ED0471">
              <w:rPr>
                <w:noProof/>
                <w:sz w:val="24"/>
                <w:szCs w:val="24"/>
                <w:lang w:eastAsia="en-GB"/>
              </w:rPr>
              <w:tab/>
            </w:r>
            <w:r w:rsidRPr="00ED0471" w:rsidDel="00ED0471">
              <w:rPr>
                <w:noProof/>
                <w:lang w:val="sr-Cyrl-RS"/>
                <w:rPrChange w:id="129" w:author="Бранислав Којић" w:date="2022-06-20T18:17:00Z">
                  <w:rPr>
                    <w:rStyle w:val="Hyperlink"/>
                    <w:noProof/>
                    <w:lang w:val="sr-Cyrl-RS"/>
                  </w:rPr>
                </w:rPrChange>
              </w:rPr>
              <w:delText>Односи са корисницима</w:delText>
            </w:r>
            <w:r w:rsidDel="00ED0471">
              <w:rPr>
                <w:noProof/>
                <w:webHidden/>
              </w:rPr>
              <w:tab/>
              <w:delText>7</w:delText>
            </w:r>
          </w:del>
        </w:p>
        <w:p w14:paraId="0255E161" w14:textId="36C961CC" w:rsidR="00BC7985" w:rsidDel="00ED0471" w:rsidRDefault="00BC7985">
          <w:pPr>
            <w:pStyle w:val="TOC2"/>
            <w:tabs>
              <w:tab w:val="left" w:pos="960"/>
              <w:tab w:val="right" w:leader="dot" w:pos="9350"/>
            </w:tabs>
            <w:rPr>
              <w:del w:id="130" w:author="Бранислав Којић" w:date="2022-06-20T18:17:00Z"/>
              <w:noProof/>
              <w:sz w:val="24"/>
              <w:szCs w:val="24"/>
              <w:lang w:eastAsia="en-GB"/>
            </w:rPr>
          </w:pPr>
          <w:del w:id="131" w:author="Бранислав Којић" w:date="2022-06-20T18:17:00Z">
            <w:r w:rsidRPr="00ED0471" w:rsidDel="00ED0471">
              <w:rPr>
                <w:noProof/>
                <w:lang w:val="sr-Cyrl-RS"/>
                <w:rPrChange w:id="132" w:author="Бранислав Којић" w:date="2022-06-20T18:17:00Z">
                  <w:rPr>
                    <w:rStyle w:val="Hyperlink"/>
                    <w:noProof/>
                    <w:lang w:val="sr-Cyrl-RS"/>
                  </w:rPr>
                </w:rPrChange>
              </w:rPr>
              <w:delText>2.5.</w:delText>
            </w:r>
            <w:r w:rsidDel="00ED0471">
              <w:rPr>
                <w:noProof/>
                <w:sz w:val="24"/>
                <w:szCs w:val="24"/>
                <w:lang w:eastAsia="en-GB"/>
              </w:rPr>
              <w:tab/>
            </w:r>
            <w:r w:rsidRPr="00ED0471" w:rsidDel="00ED0471">
              <w:rPr>
                <w:noProof/>
                <w:lang w:val="sr-Cyrl-RS"/>
                <w:rPrChange w:id="133" w:author="Бранислав Којић" w:date="2022-06-20T18:17:00Z">
                  <w:rPr>
                    <w:rStyle w:val="Hyperlink"/>
                    <w:noProof/>
                    <w:lang w:val="sr-Cyrl-RS"/>
                  </w:rPr>
                </w:rPrChange>
              </w:rPr>
              <w:delText>Токови прихода</w:delText>
            </w:r>
            <w:r w:rsidDel="00ED0471">
              <w:rPr>
                <w:noProof/>
                <w:webHidden/>
              </w:rPr>
              <w:tab/>
              <w:delText>7</w:delText>
            </w:r>
          </w:del>
        </w:p>
        <w:p w14:paraId="33B3ED21" w14:textId="15D80756" w:rsidR="00BC7985" w:rsidDel="00ED0471" w:rsidRDefault="00BC7985">
          <w:pPr>
            <w:pStyle w:val="TOC2"/>
            <w:tabs>
              <w:tab w:val="left" w:pos="960"/>
              <w:tab w:val="right" w:leader="dot" w:pos="9350"/>
            </w:tabs>
            <w:rPr>
              <w:del w:id="134" w:author="Бранислав Којић" w:date="2022-06-20T18:17:00Z"/>
              <w:noProof/>
              <w:sz w:val="24"/>
              <w:szCs w:val="24"/>
              <w:lang w:eastAsia="en-GB"/>
            </w:rPr>
          </w:pPr>
          <w:del w:id="135" w:author="Бранислав Којић" w:date="2022-06-20T18:17:00Z">
            <w:r w:rsidRPr="00ED0471" w:rsidDel="00ED0471">
              <w:rPr>
                <w:noProof/>
                <w:lang w:val="sr-Cyrl-RS"/>
                <w:rPrChange w:id="136" w:author="Бранислав Којић" w:date="2022-06-20T18:17:00Z">
                  <w:rPr>
                    <w:rStyle w:val="Hyperlink"/>
                    <w:noProof/>
                    <w:lang w:val="sr-Cyrl-RS"/>
                  </w:rPr>
                </w:rPrChange>
              </w:rPr>
              <w:delText>2.6.</w:delText>
            </w:r>
            <w:r w:rsidDel="00ED0471">
              <w:rPr>
                <w:noProof/>
                <w:sz w:val="24"/>
                <w:szCs w:val="24"/>
                <w:lang w:eastAsia="en-GB"/>
              </w:rPr>
              <w:tab/>
            </w:r>
            <w:r w:rsidRPr="00ED0471" w:rsidDel="00ED0471">
              <w:rPr>
                <w:noProof/>
                <w:lang w:val="sr-Cyrl-RS"/>
                <w:rPrChange w:id="137" w:author="Бранислав Којић" w:date="2022-06-20T18:17:00Z">
                  <w:rPr>
                    <w:rStyle w:val="Hyperlink"/>
                    <w:noProof/>
                    <w:lang w:val="sr-Cyrl-RS"/>
                  </w:rPr>
                </w:rPrChange>
              </w:rPr>
              <w:delText>Кључни ресурси</w:delText>
            </w:r>
            <w:r w:rsidDel="00ED0471">
              <w:rPr>
                <w:noProof/>
                <w:webHidden/>
              </w:rPr>
              <w:tab/>
              <w:delText>8</w:delText>
            </w:r>
          </w:del>
        </w:p>
        <w:p w14:paraId="189CC8E2" w14:textId="024C9935" w:rsidR="00BC7985" w:rsidDel="00ED0471" w:rsidRDefault="00BC7985">
          <w:pPr>
            <w:pStyle w:val="TOC2"/>
            <w:tabs>
              <w:tab w:val="left" w:pos="960"/>
              <w:tab w:val="right" w:leader="dot" w:pos="9350"/>
            </w:tabs>
            <w:rPr>
              <w:del w:id="138" w:author="Бранислав Којић" w:date="2022-06-20T18:17:00Z"/>
              <w:noProof/>
              <w:sz w:val="24"/>
              <w:szCs w:val="24"/>
              <w:lang w:eastAsia="en-GB"/>
            </w:rPr>
          </w:pPr>
          <w:del w:id="139" w:author="Бранислав Којић" w:date="2022-06-20T18:17:00Z">
            <w:r w:rsidRPr="00ED0471" w:rsidDel="00ED0471">
              <w:rPr>
                <w:noProof/>
                <w:lang w:val="sr-Cyrl-RS"/>
                <w:rPrChange w:id="140" w:author="Бранислав Којић" w:date="2022-06-20T18:17:00Z">
                  <w:rPr>
                    <w:rStyle w:val="Hyperlink"/>
                    <w:noProof/>
                    <w:lang w:val="sr-Cyrl-RS"/>
                  </w:rPr>
                </w:rPrChange>
              </w:rPr>
              <w:delText>2.7.</w:delText>
            </w:r>
            <w:r w:rsidDel="00ED0471">
              <w:rPr>
                <w:noProof/>
                <w:sz w:val="24"/>
                <w:szCs w:val="24"/>
                <w:lang w:eastAsia="en-GB"/>
              </w:rPr>
              <w:tab/>
            </w:r>
            <w:r w:rsidRPr="00ED0471" w:rsidDel="00ED0471">
              <w:rPr>
                <w:noProof/>
                <w:lang w:val="sr-Cyrl-RS"/>
                <w:rPrChange w:id="141" w:author="Бранислав Којић" w:date="2022-06-20T18:17:00Z">
                  <w:rPr>
                    <w:rStyle w:val="Hyperlink"/>
                    <w:noProof/>
                    <w:lang w:val="sr-Cyrl-RS"/>
                  </w:rPr>
                </w:rPrChange>
              </w:rPr>
              <w:delText>Кључне активности</w:delText>
            </w:r>
            <w:r w:rsidDel="00ED0471">
              <w:rPr>
                <w:noProof/>
                <w:webHidden/>
              </w:rPr>
              <w:tab/>
              <w:delText>8</w:delText>
            </w:r>
          </w:del>
        </w:p>
        <w:p w14:paraId="51D351EE" w14:textId="0764A47E" w:rsidR="00BC7985" w:rsidDel="00ED0471" w:rsidRDefault="00BC7985">
          <w:pPr>
            <w:pStyle w:val="TOC2"/>
            <w:tabs>
              <w:tab w:val="left" w:pos="960"/>
              <w:tab w:val="right" w:leader="dot" w:pos="9350"/>
            </w:tabs>
            <w:rPr>
              <w:del w:id="142" w:author="Бранислав Којић" w:date="2022-06-20T18:17:00Z"/>
              <w:noProof/>
              <w:sz w:val="24"/>
              <w:szCs w:val="24"/>
              <w:lang w:eastAsia="en-GB"/>
            </w:rPr>
          </w:pPr>
          <w:del w:id="143" w:author="Бранислав Којић" w:date="2022-06-20T18:17:00Z">
            <w:r w:rsidRPr="00ED0471" w:rsidDel="00ED0471">
              <w:rPr>
                <w:noProof/>
                <w:lang w:val="sr-Cyrl-RS"/>
                <w:rPrChange w:id="144" w:author="Бранислав Којић" w:date="2022-06-20T18:17:00Z">
                  <w:rPr>
                    <w:rStyle w:val="Hyperlink"/>
                    <w:noProof/>
                    <w:lang w:val="sr-Cyrl-RS"/>
                  </w:rPr>
                </w:rPrChange>
              </w:rPr>
              <w:delText>2.8.</w:delText>
            </w:r>
            <w:r w:rsidDel="00ED0471">
              <w:rPr>
                <w:noProof/>
                <w:sz w:val="24"/>
                <w:szCs w:val="24"/>
                <w:lang w:eastAsia="en-GB"/>
              </w:rPr>
              <w:tab/>
            </w:r>
            <w:r w:rsidRPr="00ED0471" w:rsidDel="00ED0471">
              <w:rPr>
                <w:noProof/>
                <w:lang w:val="sr-Cyrl-RS"/>
                <w:rPrChange w:id="145" w:author="Бранислав Којић" w:date="2022-06-20T18:17:00Z">
                  <w:rPr>
                    <w:rStyle w:val="Hyperlink"/>
                    <w:noProof/>
                    <w:lang w:val="sr-Cyrl-RS"/>
                  </w:rPr>
                </w:rPrChange>
              </w:rPr>
              <w:delText>Кључна партнерства</w:delText>
            </w:r>
            <w:r w:rsidDel="00ED0471">
              <w:rPr>
                <w:noProof/>
                <w:webHidden/>
              </w:rPr>
              <w:tab/>
              <w:delText>8</w:delText>
            </w:r>
          </w:del>
        </w:p>
        <w:p w14:paraId="32FAEA68" w14:textId="5CAF7D78" w:rsidR="00BC7985" w:rsidDel="00ED0471" w:rsidRDefault="00BC7985">
          <w:pPr>
            <w:pStyle w:val="TOC2"/>
            <w:tabs>
              <w:tab w:val="left" w:pos="960"/>
              <w:tab w:val="right" w:leader="dot" w:pos="9350"/>
            </w:tabs>
            <w:rPr>
              <w:del w:id="146" w:author="Бранислав Којић" w:date="2022-06-20T18:17:00Z"/>
              <w:noProof/>
              <w:sz w:val="24"/>
              <w:szCs w:val="24"/>
              <w:lang w:eastAsia="en-GB"/>
            </w:rPr>
          </w:pPr>
          <w:del w:id="147" w:author="Бранислав Којић" w:date="2022-06-20T18:17:00Z">
            <w:r w:rsidRPr="00ED0471" w:rsidDel="00ED0471">
              <w:rPr>
                <w:noProof/>
                <w:lang w:val="sr-Cyrl-RS"/>
                <w:rPrChange w:id="148" w:author="Бранислав Којић" w:date="2022-06-20T18:17:00Z">
                  <w:rPr>
                    <w:rStyle w:val="Hyperlink"/>
                    <w:noProof/>
                    <w:lang w:val="sr-Cyrl-RS"/>
                  </w:rPr>
                </w:rPrChange>
              </w:rPr>
              <w:delText>2.9.</w:delText>
            </w:r>
            <w:r w:rsidDel="00ED0471">
              <w:rPr>
                <w:noProof/>
                <w:sz w:val="24"/>
                <w:szCs w:val="24"/>
                <w:lang w:eastAsia="en-GB"/>
              </w:rPr>
              <w:tab/>
            </w:r>
            <w:r w:rsidRPr="00ED0471" w:rsidDel="00ED0471">
              <w:rPr>
                <w:noProof/>
                <w:lang w:val="sr-Cyrl-RS"/>
                <w:rPrChange w:id="149" w:author="Бранислав Којић" w:date="2022-06-20T18:17:00Z">
                  <w:rPr>
                    <w:rStyle w:val="Hyperlink"/>
                    <w:noProof/>
                    <w:lang w:val="sr-Cyrl-RS"/>
                  </w:rPr>
                </w:rPrChange>
              </w:rPr>
              <w:delText>Структура трошкова</w:delText>
            </w:r>
            <w:r w:rsidDel="00ED0471">
              <w:rPr>
                <w:noProof/>
                <w:webHidden/>
              </w:rPr>
              <w:tab/>
              <w:delText>8</w:delText>
            </w:r>
          </w:del>
        </w:p>
        <w:p w14:paraId="5EFF748A" w14:textId="5B02C2DC" w:rsidR="00BC7985" w:rsidDel="00ED0471" w:rsidRDefault="00BC7985">
          <w:pPr>
            <w:pStyle w:val="TOC1"/>
            <w:rPr>
              <w:del w:id="150" w:author="Бранислав Којић" w:date="2022-06-20T18:17:00Z"/>
              <w:noProof/>
              <w:sz w:val="24"/>
              <w:szCs w:val="24"/>
              <w:lang w:eastAsia="en-GB"/>
            </w:rPr>
          </w:pPr>
          <w:del w:id="151" w:author="Бранислав Којић" w:date="2022-06-20T18:17:00Z">
            <w:r w:rsidRPr="00ED0471" w:rsidDel="00ED0471">
              <w:rPr>
                <w:noProof/>
                <w:lang w:val="sr-Cyrl-RS"/>
                <w:rPrChange w:id="152" w:author="Бранислав Којић" w:date="2022-06-20T18:17:00Z">
                  <w:rPr>
                    <w:rStyle w:val="Hyperlink"/>
                    <w:noProof/>
                    <w:lang w:val="sr-Cyrl-RS"/>
                  </w:rPr>
                </w:rPrChange>
              </w:rPr>
              <w:delText>3.</w:delText>
            </w:r>
            <w:r w:rsidDel="00ED0471">
              <w:rPr>
                <w:noProof/>
                <w:sz w:val="24"/>
                <w:szCs w:val="24"/>
                <w:lang w:eastAsia="en-GB"/>
              </w:rPr>
              <w:tab/>
            </w:r>
            <w:r w:rsidRPr="00ED0471" w:rsidDel="00ED0471">
              <w:rPr>
                <w:noProof/>
                <w:lang w:val="sr-Cyrl-RS"/>
                <w:rPrChange w:id="153" w:author="Бранислав Којић" w:date="2022-06-20T18:17:00Z">
                  <w:rPr>
                    <w:rStyle w:val="Hyperlink"/>
                    <w:noProof/>
                    <w:lang w:val="sr-Cyrl-RS"/>
                  </w:rPr>
                </w:rPrChange>
              </w:rPr>
              <w:delText>Кључне метрике</w:delText>
            </w:r>
            <w:r w:rsidDel="00ED0471">
              <w:rPr>
                <w:noProof/>
                <w:webHidden/>
              </w:rPr>
              <w:tab/>
              <w:delText>8</w:delText>
            </w:r>
          </w:del>
        </w:p>
        <w:p w14:paraId="0926CD65" w14:textId="2C9B6B81" w:rsidR="00BC7985" w:rsidDel="00ED0471" w:rsidRDefault="00BC7985">
          <w:pPr>
            <w:pStyle w:val="TOC1"/>
            <w:rPr>
              <w:del w:id="154" w:author="Бранислав Којић" w:date="2022-06-20T18:17:00Z"/>
              <w:noProof/>
              <w:sz w:val="24"/>
              <w:szCs w:val="24"/>
              <w:lang w:eastAsia="en-GB"/>
            </w:rPr>
          </w:pPr>
          <w:del w:id="155" w:author="Бранислав Којић" w:date="2022-06-20T18:17:00Z">
            <w:r w:rsidRPr="00ED0471" w:rsidDel="00ED0471">
              <w:rPr>
                <w:noProof/>
                <w:rPrChange w:id="156" w:author="Бранислав Којић" w:date="2022-06-20T18:17:00Z">
                  <w:rPr>
                    <w:rStyle w:val="Hyperlink"/>
                    <w:noProof/>
                  </w:rPr>
                </w:rPrChange>
              </w:rPr>
              <w:delText>4.</w:delText>
            </w:r>
            <w:r w:rsidDel="00ED0471">
              <w:rPr>
                <w:noProof/>
                <w:sz w:val="24"/>
                <w:szCs w:val="24"/>
                <w:lang w:eastAsia="en-GB"/>
              </w:rPr>
              <w:tab/>
            </w:r>
            <w:r w:rsidRPr="00ED0471" w:rsidDel="00ED0471">
              <w:rPr>
                <w:noProof/>
                <w:rPrChange w:id="157" w:author="Бранислав Којић" w:date="2022-06-20T18:17:00Z">
                  <w:rPr>
                    <w:rStyle w:val="Hyperlink"/>
                    <w:noProof/>
                  </w:rPr>
                </w:rPrChange>
              </w:rPr>
              <w:delText>Пословно окружење</w:delText>
            </w:r>
            <w:r w:rsidDel="00ED0471">
              <w:rPr>
                <w:noProof/>
                <w:webHidden/>
              </w:rPr>
              <w:tab/>
              <w:delText>9</w:delText>
            </w:r>
          </w:del>
        </w:p>
        <w:p w14:paraId="30A24773" w14:textId="3D0B308A" w:rsidR="00BC7985" w:rsidDel="00ED0471" w:rsidRDefault="00BC7985">
          <w:pPr>
            <w:pStyle w:val="TOC2"/>
            <w:tabs>
              <w:tab w:val="left" w:pos="960"/>
              <w:tab w:val="right" w:leader="dot" w:pos="9350"/>
            </w:tabs>
            <w:rPr>
              <w:del w:id="158" w:author="Бранислав Којић" w:date="2022-06-20T18:17:00Z"/>
              <w:noProof/>
              <w:sz w:val="24"/>
              <w:szCs w:val="24"/>
              <w:lang w:eastAsia="en-GB"/>
            </w:rPr>
          </w:pPr>
          <w:del w:id="159" w:author="Бранислав Којић" w:date="2022-06-20T18:17:00Z">
            <w:r w:rsidRPr="00ED0471" w:rsidDel="00ED0471">
              <w:rPr>
                <w:noProof/>
                <w:lang w:val="sr-Cyrl-RS"/>
                <w:rPrChange w:id="160" w:author="Бранислав Којић" w:date="2022-06-20T18:17:00Z">
                  <w:rPr>
                    <w:rStyle w:val="Hyperlink"/>
                    <w:noProof/>
                    <w:lang w:val="sr-Cyrl-RS"/>
                  </w:rPr>
                </w:rPrChange>
              </w:rPr>
              <w:delText>4.1.</w:delText>
            </w:r>
            <w:r w:rsidDel="00ED0471">
              <w:rPr>
                <w:noProof/>
                <w:sz w:val="24"/>
                <w:szCs w:val="24"/>
                <w:lang w:eastAsia="en-GB"/>
              </w:rPr>
              <w:tab/>
            </w:r>
            <w:r w:rsidRPr="00ED0471" w:rsidDel="00ED0471">
              <w:rPr>
                <w:noProof/>
                <w:lang w:val="sr-Cyrl-RS"/>
                <w:rPrChange w:id="161" w:author="Бранислав Којић" w:date="2022-06-20T18:17:00Z">
                  <w:rPr>
                    <w:rStyle w:val="Hyperlink"/>
                    <w:noProof/>
                    <w:lang w:val="sr-Cyrl-RS"/>
                  </w:rPr>
                </w:rPrChange>
              </w:rPr>
              <w:delText>Тржишни утицаји</w:delText>
            </w:r>
            <w:r w:rsidDel="00ED0471">
              <w:rPr>
                <w:noProof/>
                <w:webHidden/>
              </w:rPr>
              <w:tab/>
              <w:delText>9</w:delText>
            </w:r>
          </w:del>
        </w:p>
        <w:p w14:paraId="5C9BE39D" w14:textId="6E73FA47" w:rsidR="00BC7985" w:rsidDel="00ED0471" w:rsidRDefault="00BC7985">
          <w:pPr>
            <w:pStyle w:val="TOC2"/>
            <w:tabs>
              <w:tab w:val="left" w:pos="960"/>
              <w:tab w:val="right" w:leader="dot" w:pos="9350"/>
            </w:tabs>
            <w:rPr>
              <w:del w:id="162" w:author="Бранислав Којић" w:date="2022-06-20T18:17:00Z"/>
              <w:noProof/>
              <w:sz w:val="24"/>
              <w:szCs w:val="24"/>
              <w:lang w:eastAsia="en-GB"/>
            </w:rPr>
          </w:pPr>
          <w:del w:id="163" w:author="Бранислав Којић" w:date="2022-06-20T18:17:00Z">
            <w:r w:rsidRPr="00ED0471" w:rsidDel="00ED0471">
              <w:rPr>
                <w:noProof/>
                <w:lang w:val="sr-Cyrl-RS"/>
                <w:rPrChange w:id="164" w:author="Бранислав Којић" w:date="2022-06-20T18:17:00Z">
                  <w:rPr>
                    <w:rStyle w:val="Hyperlink"/>
                    <w:noProof/>
                    <w:lang w:val="sr-Cyrl-RS"/>
                  </w:rPr>
                </w:rPrChange>
              </w:rPr>
              <w:delText>4.2.</w:delText>
            </w:r>
            <w:r w:rsidDel="00ED0471">
              <w:rPr>
                <w:noProof/>
                <w:sz w:val="24"/>
                <w:szCs w:val="24"/>
                <w:lang w:eastAsia="en-GB"/>
              </w:rPr>
              <w:tab/>
            </w:r>
            <w:r w:rsidRPr="00ED0471" w:rsidDel="00ED0471">
              <w:rPr>
                <w:noProof/>
                <w:lang w:val="sr-Cyrl-RS"/>
                <w:rPrChange w:id="165" w:author="Бранислав Којић" w:date="2022-06-20T18:17:00Z">
                  <w:rPr>
                    <w:rStyle w:val="Hyperlink"/>
                    <w:noProof/>
                    <w:lang w:val="sr-Cyrl-RS"/>
                  </w:rPr>
                </w:rPrChange>
              </w:rPr>
              <w:delText>Индустријски утицаји</w:delText>
            </w:r>
            <w:r w:rsidDel="00ED0471">
              <w:rPr>
                <w:noProof/>
                <w:webHidden/>
              </w:rPr>
              <w:tab/>
              <w:delText>9</w:delText>
            </w:r>
          </w:del>
        </w:p>
        <w:p w14:paraId="6377D9E5" w14:textId="25F52BD4" w:rsidR="00BC7985" w:rsidDel="00ED0471" w:rsidRDefault="00BC7985">
          <w:pPr>
            <w:pStyle w:val="TOC2"/>
            <w:tabs>
              <w:tab w:val="left" w:pos="960"/>
              <w:tab w:val="right" w:leader="dot" w:pos="9350"/>
            </w:tabs>
            <w:rPr>
              <w:del w:id="166" w:author="Бранислав Којић" w:date="2022-06-20T18:17:00Z"/>
              <w:noProof/>
              <w:sz w:val="24"/>
              <w:szCs w:val="24"/>
              <w:lang w:eastAsia="en-GB"/>
            </w:rPr>
          </w:pPr>
          <w:del w:id="167" w:author="Бранислав Којић" w:date="2022-06-20T18:17:00Z">
            <w:r w:rsidRPr="00ED0471" w:rsidDel="00ED0471">
              <w:rPr>
                <w:noProof/>
                <w:lang w:val="sr-Cyrl-RS"/>
                <w:rPrChange w:id="168" w:author="Бранислав Којић" w:date="2022-06-20T18:17:00Z">
                  <w:rPr>
                    <w:rStyle w:val="Hyperlink"/>
                    <w:noProof/>
                    <w:lang w:val="sr-Cyrl-RS"/>
                  </w:rPr>
                </w:rPrChange>
              </w:rPr>
              <w:delText>4.3.</w:delText>
            </w:r>
            <w:r w:rsidDel="00ED0471">
              <w:rPr>
                <w:noProof/>
                <w:sz w:val="24"/>
                <w:szCs w:val="24"/>
                <w:lang w:eastAsia="en-GB"/>
              </w:rPr>
              <w:tab/>
            </w:r>
            <w:r w:rsidRPr="00ED0471" w:rsidDel="00ED0471">
              <w:rPr>
                <w:noProof/>
                <w:lang w:val="sr-Cyrl-RS"/>
                <w:rPrChange w:id="169" w:author="Бранислав Којић" w:date="2022-06-20T18:17:00Z">
                  <w:rPr>
                    <w:rStyle w:val="Hyperlink"/>
                    <w:noProof/>
                    <w:lang w:val="sr-Cyrl-RS"/>
                  </w:rPr>
                </w:rPrChange>
              </w:rPr>
              <w:delText>Кључни трендови</w:delText>
            </w:r>
            <w:r w:rsidDel="00ED0471">
              <w:rPr>
                <w:noProof/>
                <w:webHidden/>
              </w:rPr>
              <w:tab/>
              <w:delText>10</w:delText>
            </w:r>
          </w:del>
        </w:p>
        <w:p w14:paraId="07EF1A8F" w14:textId="4F3CF04F" w:rsidR="00BC7985" w:rsidDel="00ED0471" w:rsidRDefault="00BC7985">
          <w:pPr>
            <w:pStyle w:val="TOC2"/>
            <w:tabs>
              <w:tab w:val="left" w:pos="960"/>
              <w:tab w:val="right" w:leader="dot" w:pos="9350"/>
            </w:tabs>
            <w:rPr>
              <w:del w:id="170" w:author="Бранислав Којић" w:date="2022-06-20T18:17:00Z"/>
              <w:noProof/>
              <w:sz w:val="24"/>
              <w:szCs w:val="24"/>
              <w:lang w:eastAsia="en-GB"/>
            </w:rPr>
          </w:pPr>
          <w:del w:id="171" w:author="Бранислав Којић" w:date="2022-06-20T18:17:00Z">
            <w:r w:rsidRPr="00ED0471" w:rsidDel="00ED0471">
              <w:rPr>
                <w:noProof/>
                <w:lang w:val="sr-Cyrl-RS"/>
                <w:rPrChange w:id="172" w:author="Бранислав Којић" w:date="2022-06-20T18:17:00Z">
                  <w:rPr>
                    <w:rStyle w:val="Hyperlink"/>
                    <w:noProof/>
                    <w:lang w:val="sr-Cyrl-RS"/>
                  </w:rPr>
                </w:rPrChange>
              </w:rPr>
              <w:delText>4.4.</w:delText>
            </w:r>
            <w:r w:rsidDel="00ED0471">
              <w:rPr>
                <w:noProof/>
                <w:sz w:val="24"/>
                <w:szCs w:val="24"/>
                <w:lang w:eastAsia="en-GB"/>
              </w:rPr>
              <w:tab/>
            </w:r>
            <w:r w:rsidRPr="00ED0471" w:rsidDel="00ED0471">
              <w:rPr>
                <w:noProof/>
                <w:lang w:val="sr-Cyrl-RS"/>
                <w:rPrChange w:id="173" w:author="Бранислав Којић" w:date="2022-06-20T18:17:00Z">
                  <w:rPr>
                    <w:rStyle w:val="Hyperlink"/>
                    <w:noProof/>
                    <w:lang w:val="sr-Cyrl-RS"/>
                  </w:rPr>
                </w:rPrChange>
              </w:rPr>
              <w:delText>Макроекономски утицаји</w:delText>
            </w:r>
            <w:r w:rsidDel="00ED0471">
              <w:rPr>
                <w:noProof/>
                <w:webHidden/>
              </w:rPr>
              <w:tab/>
              <w:delText>10</w:delText>
            </w:r>
          </w:del>
        </w:p>
        <w:p w14:paraId="7ADA96CB" w14:textId="413DC8D0" w:rsidR="00BC7985" w:rsidDel="00ED0471" w:rsidRDefault="00BC7985">
          <w:pPr>
            <w:pStyle w:val="TOC1"/>
            <w:rPr>
              <w:del w:id="174" w:author="Бранислав Којић" w:date="2022-06-20T18:17:00Z"/>
              <w:noProof/>
              <w:sz w:val="24"/>
              <w:szCs w:val="24"/>
              <w:lang w:eastAsia="en-GB"/>
            </w:rPr>
          </w:pPr>
          <w:del w:id="175" w:author="Бранислав Којић" w:date="2022-06-20T18:17:00Z">
            <w:r w:rsidRPr="00ED0471" w:rsidDel="00ED0471">
              <w:rPr>
                <w:noProof/>
                <w:lang w:val="sr-Cyrl-RS"/>
                <w:rPrChange w:id="176" w:author="Бранислав Којић" w:date="2022-06-20T18:17:00Z">
                  <w:rPr>
                    <w:rStyle w:val="Hyperlink"/>
                    <w:noProof/>
                    <w:lang w:val="sr-Cyrl-RS"/>
                  </w:rPr>
                </w:rPrChange>
              </w:rPr>
              <w:delText>5.</w:delText>
            </w:r>
            <w:r w:rsidDel="00ED0471">
              <w:rPr>
                <w:noProof/>
                <w:sz w:val="24"/>
                <w:szCs w:val="24"/>
                <w:lang w:eastAsia="en-GB"/>
              </w:rPr>
              <w:tab/>
            </w:r>
            <w:r w:rsidRPr="00ED0471" w:rsidDel="00ED0471">
              <w:rPr>
                <w:noProof/>
                <w:lang w:val="sr-Latn-RS"/>
                <w:rPrChange w:id="177" w:author="Бранислав Којић" w:date="2022-06-20T18:17:00Z">
                  <w:rPr>
                    <w:rStyle w:val="Hyperlink"/>
                    <w:noProof/>
                    <w:lang w:val="sr-Latn-RS"/>
                  </w:rPr>
                </w:rPrChange>
              </w:rPr>
              <w:delText xml:space="preserve">SWOT </w:delText>
            </w:r>
            <w:r w:rsidRPr="00ED0471" w:rsidDel="00ED0471">
              <w:rPr>
                <w:noProof/>
                <w:lang w:val="sr-Cyrl-RS"/>
                <w:rPrChange w:id="178" w:author="Бранислав Којић" w:date="2022-06-20T18:17:00Z">
                  <w:rPr>
                    <w:rStyle w:val="Hyperlink"/>
                    <w:noProof/>
                    <w:lang w:val="sr-Cyrl-RS"/>
                  </w:rPr>
                </w:rPrChange>
              </w:rPr>
              <w:delText>Анализа</w:delText>
            </w:r>
            <w:r w:rsidDel="00ED0471">
              <w:rPr>
                <w:noProof/>
                <w:webHidden/>
              </w:rPr>
              <w:tab/>
              <w:delText>10</w:delText>
            </w:r>
          </w:del>
        </w:p>
        <w:p w14:paraId="2ED7E874" w14:textId="7E4E5B70" w:rsidR="00BC7985" w:rsidDel="00ED0471" w:rsidRDefault="00BC7985">
          <w:pPr>
            <w:pStyle w:val="TOC2"/>
            <w:tabs>
              <w:tab w:val="left" w:pos="960"/>
              <w:tab w:val="right" w:leader="dot" w:pos="9350"/>
            </w:tabs>
            <w:rPr>
              <w:del w:id="179" w:author="Бранислав Којић" w:date="2022-06-20T18:17:00Z"/>
              <w:noProof/>
              <w:sz w:val="24"/>
              <w:szCs w:val="24"/>
              <w:lang w:eastAsia="en-GB"/>
            </w:rPr>
          </w:pPr>
          <w:del w:id="180" w:author="Бранислав Којић" w:date="2022-06-20T18:17:00Z">
            <w:r w:rsidRPr="00ED0471" w:rsidDel="00ED0471">
              <w:rPr>
                <w:noProof/>
                <w:lang w:val="sr-Cyrl-RS"/>
                <w:rPrChange w:id="181" w:author="Бранислав Којић" w:date="2022-06-20T18:17:00Z">
                  <w:rPr>
                    <w:rStyle w:val="Hyperlink"/>
                    <w:noProof/>
                    <w:lang w:val="sr-Cyrl-RS"/>
                  </w:rPr>
                </w:rPrChange>
              </w:rPr>
              <w:delText>5.1.</w:delText>
            </w:r>
            <w:r w:rsidDel="00ED0471">
              <w:rPr>
                <w:noProof/>
                <w:sz w:val="24"/>
                <w:szCs w:val="24"/>
                <w:lang w:eastAsia="en-GB"/>
              </w:rPr>
              <w:tab/>
            </w:r>
            <w:r w:rsidRPr="00ED0471" w:rsidDel="00ED0471">
              <w:rPr>
                <w:noProof/>
                <w:lang w:val="sr-Cyrl-RS"/>
                <w:rPrChange w:id="182" w:author="Бранислав Којић" w:date="2022-06-20T18:17:00Z">
                  <w:rPr>
                    <w:rStyle w:val="Hyperlink"/>
                    <w:noProof/>
                    <w:lang w:val="sr-Cyrl-RS"/>
                  </w:rPr>
                </w:rPrChange>
              </w:rPr>
              <w:delText>Снаге</w:delText>
            </w:r>
            <w:r w:rsidDel="00ED0471">
              <w:rPr>
                <w:noProof/>
                <w:webHidden/>
              </w:rPr>
              <w:tab/>
              <w:delText>10</w:delText>
            </w:r>
          </w:del>
        </w:p>
        <w:p w14:paraId="2BFD639D" w14:textId="381DD9FC" w:rsidR="00BC7985" w:rsidDel="00ED0471" w:rsidRDefault="00BC7985">
          <w:pPr>
            <w:pStyle w:val="TOC2"/>
            <w:tabs>
              <w:tab w:val="left" w:pos="960"/>
              <w:tab w:val="right" w:leader="dot" w:pos="9350"/>
            </w:tabs>
            <w:rPr>
              <w:del w:id="183" w:author="Бранислав Којић" w:date="2022-06-20T18:17:00Z"/>
              <w:noProof/>
              <w:sz w:val="24"/>
              <w:szCs w:val="24"/>
              <w:lang w:eastAsia="en-GB"/>
            </w:rPr>
          </w:pPr>
          <w:del w:id="184" w:author="Бранислав Којић" w:date="2022-06-20T18:17:00Z">
            <w:r w:rsidRPr="00ED0471" w:rsidDel="00ED0471">
              <w:rPr>
                <w:noProof/>
                <w:lang w:val="sr-Cyrl-RS"/>
                <w:rPrChange w:id="185" w:author="Бранислав Којић" w:date="2022-06-20T18:17:00Z">
                  <w:rPr>
                    <w:rStyle w:val="Hyperlink"/>
                    <w:noProof/>
                    <w:lang w:val="sr-Cyrl-RS"/>
                  </w:rPr>
                </w:rPrChange>
              </w:rPr>
              <w:delText>5.2.</w:delText>
            </w:r>
            <w:r w:rsidDel="00ED0471">
              <w:rPr>
                <w:noProof/>
                <w:sz w:val="24"/>
                <w:szCs w:val="24"/>
                <w:lang w:eastAsia="en-GB"/>
              </w:rPr>
              <w:tab/>
            </w:r>
            <w:r w:rsidRPr="00ED0471" w:rsidDel="00ED0471">
              <w:rPr>
                <w:noProof/>
                <w:lang w:val="sr-Cyrl-RS"/>
                <w:rPrChange w:id="186" w:author="Бранислав Којић" w:date="2022-06-20T18:17:00Z">
                  <w:rPr>
                    <w:rStyle w:val="Hyperlink"/>
                    <w:noProof/>
                    <w:lang w:val="sr-Cyrl-RS"/>
                  </w:rPr>
                </w:rPrChange>
              </w:rPr>
              <w:delText>Слабости</w:delText>
            </w:r>
            <w:r w:rsidDel="00ED0471">
              <w:rPr>
                <w:noProof/>
                <w:webHidden/>
              </w:rPr>
              <w:tab/>
              <w:delText>11</w:delText>
            </w:r>
          </w:del>
        </w:p>
        <w:p w14:paraId="32E33DBA" w14:textId="147CD854" w:rsidR="00BC7985" w:rsidDel="00ED0471" w:rsidRDefault="00BC7985">
          <w:pPr>
            <w:pStyle w:val="TOC2"/>
            <w:tabs>
              <w:tab w:val="left" w:pos="960"/>
              <w:tab w:val="right" w:leader="dot" w:pos="9350"/>
            </w:tabs>
            <w:rPr>
              <w:del w:id="187" w:author="Бранислав Којић" w:date="2022-06-20T18:17:00Z"/>
              <w:noProof/>
              <w:sz w:val="24"/>
              <w:szCs w:val="24"/>
              <w:lang w:eastAsia="en-GB"/>
            </w:rPr>
          </w:pPr>
          <w:del w:id="188" w:author="Бранислав Којић" w:date="2022-06-20T18:17:00Z">
            <w:r w:rsidRPr="00ED0471" w:rsidDel="00ED0471">
              <w:rPr>
                <w:noProof/>
                <w:lang w:val="sr-Cyrl-RS"/>
                <w:rPrChange w:id="189" w:author="Бранислав Којић" w:date="2022-06-20T18:17:00Z">
                  <w:rPr>
                    <w:rStyle w:val="Hyperlink"/>
                    <w:noProof/>
                    <w:lang w:val="sr-Cyrl-RS"/>
                  </w:rPr>
                </w:rPrChange>
              </w:rPr>
              <w:delText>5.3.</w:delText>
            </w:r>
            <w:r w:rsidDel="00ED0471">
              <w:rPr>
                <w:noProof/>
                <w:sz w:val="24"/>
                <w:szCs w:val="24"/>
                <w:lang w:eastAsia="en-GB"/>
              </w:rPr>
              <w:tab/>
            </w:r>
            <w:r w:rsidRPr="00ED0471" w:rsidDel="00ED0471">
              <w:rPr>
                <w:noProof/>
                <w:lang w:val="sr-Cyrl-RS"/>
                <w:rPrChange w:id="190" w:author="Бранислав Којић" w:date="2022-06-20T18:17:00Z">
                  <w:rPr>
                    <w:rStyle w:val="Hyperlink"/>
                    <w:noProof/>
                    <w:lang w:val="sr-Cyrl-RS"/>
                  </w:rPr>
                </w:rPrChange>
              </w:rPr>
              <w:delText>Прилике</w:delText>
            </w:r>
            <w:r w:rsidDel="00ED0471">
              <w:rPr>
                <w:noProof/>
                <w:webHidden/>
              </w:rPr>
              <w:tab/>
              <w:delText>11</w:delText>
            </w:r>
          </w:del>
        </w:p>
        <w:p w14:paraId="52C3CB2E" w14:textId="2446473D" w:rsidR="00BC7985" w:rsidDel="00ED0471" w:rsidRDefault="00BC7985">
          <w:pPr>
            <w:pStyle w:val="TOC2"/>
            <w:tabs>
              <w:tab w:val="left" w:pos="960"/>
              <w:tab w:val="right" w:leader="dot" w:pos="9350"/>
            </w:tabs>
            <w:rPr>
              <w:del w:id="191" w:author="Бранислав Којић" w:date="2022-06-20T18:17:00Z"/>
              <w:noProof/>
              <w:sz w:val="24"/>
              <w:szCs w:val="24"/>
              <w:lang w:eastAsia="en-GB"/>
            </w:rPr>
          </w:pPr>
          <w:del w:id="192" w:author="Бранислав Којић" w:date="2022-06-20T18:17:00Z">
            <w:r w:rsidRPr="00ED0471" w:rsidDel="00ED0471">
              <w:rPr>
                <w:noProof/>
                <w:lang w:val="sr-Cyrl-RS"/>
                <w:rPrChange w:id="193" w:author="Бранислав Којић" w:date="2022-06-20T18:17:00Z">
                  <w:rPr>
                    <w:rStyle w:val="Hyperlink"/>
                    <w:noProof/>
                    <w:lang w:val="sr-Cyrl-RS"/>
                  </w:rPr>
                </w:rPrChange>
              </w:rPr>
              <w:delText>5.4.</w:delText>
            </w:r>
            <w:r w:rsidDel="00ED0471">
              <w:rPr>
                <w:noProof/>
                <w:sz w:val="24"/>
                <w:szCs w:val="24"/>
                <w:lang w:eastAsia="en-GB"/>
              </w:rPr>
              <w:tab/>
            </w:r>
            <w:r w:rsidRPr="00ED0471" w:rsidDel="00ED0471">
              <w:rPr>
                <w:noProof/>
                <w:lang w:val="sr-Cyrl-RS"/>
                <w:rPrChange w:id="194" w:author="Бранислав Којић" w:date="2022-06-20T18:17:00Z">
                  <w:rPr>
                    <w:rStyle w:val="Hyperlink"/>
                    <w:noProof/>
                    <w:lang w:val="sr-Cyrl-RS"/>
                  </w:rPr>
                </w:rPrChange>
              </w:rPr>
              <w:delText>Претње</w:delText>
            </w:r>
            <w:r w:rsidDel="00ED0471">
              <w:rPr>
                <w:noProof/>
                <w:webHidden/>
              </w:rPr>
              <w:tab/>
              <w:delText>11</w:delText>
            </w:r>
          </w:del>
        </w:p>
        <w:p w14:paraId="3C568FE8" w14:textId="56731FB6" w:rsidR="00BC7985" w:rsidDel="00ED0471" w:rsidRDefault="00BC7985">
          <w:pPr>
            <w:pStyle w:val="TOC1"/>
            <w:rPr>
              <w:del w:id="195" w:author="Бранислав Којић" w:date="2022-06-20T18:17:00Z"/>
              <w:noProof/>
              <w:sz w:val="24"/>
              <w:szCs w:val="24"/>
              <w:lang w:eastAsia="en-GB"/>
            </w:rPr>
          </w:pPr>
          <w:del w:id="196" w:author="Бранислав Којић" w:date="2022-06-20T18:17:00Z">
            <w:r w:rsidRPr="00ED0471" w:rsidDel="00ED0471">
              <w:rPr>
                <w:noProof/>
                <w:lang w:val="sr-Cyrl-RS"/>
                <w:rPrChange w:id="197" w:author="Бранислав Којић" w:date="2022-06-20T18:17:00Z">
                  <w:rPr>
                    <w:rStyle w:val="Hyperlink"/>
                    <w:noProof/>
                    <w:lang w:val="sr-Cyrl-RS"/>
                  </w:rPr>
                </w:rPrChange>
              </w:rPr>
              <w:delText>6.</w:delText>
            </w:r>
            <w:r w:rsidDel="00ED0471">
              <w:rPr>
                <w:noProof/>
                <w:sz w:val="24"/>
                <w:szCs w:val="24"/>
                <w:lang w:eastAsia="en-GB"/>
              </w:rPr>
              <w:tab/>
            </w:r>
            <w:r w:rsidRPr="00ED0471" w:rsidDel="00ED0471">
              <w:rPr>
                <w:noProof/>
                <w:lang w:val="sr-Cyrl-RS"/>
                <w:rPrChange w:id="198" w:author="Бранислав Којић" w:date="2022-06-20T18:17:00Z">
                  <w:rPr>
                    <w:rStyle w:val="Hyperlink"/>
                    <w:noProof/>
                    <w:lang w:val="sr-Cyrl-RS"/>
                  </w:rPr>
                </w:rPrChange>
              </w:rPr>
              <w:delText>Закључак</w:delText>
            </w:r>
            <w:r w:rsidDel="00ED0471">
              <w:rPr>
                <w:noProof/>
                <w:webHidden/>
              </w:rPr>
              <w:tab/>
              <w:delText>11</w:delText>
            </w:r>
          </w:del>
        </w:p>
        <w:p w14:paraId="45D80FF6" w14:textId="5FDB9C35" w:rsidR="001432FE" w:rsidRDefault="001432FE">
          <w:r>
            <w:rPr>
              <w:b/>
              <w:bCs/>
              <w:noProof/>
            </w:rPr>
            <w:fldChar w:fldCharType="end"/>
          </w:r>
        </w:p>
      </w:sdtContent>
    </w:sdt>
    <w:p w14:paraId="5D3C53E7" w14:textId="6240806E" w:rsidR="00F02BDC" w:rsidRDefault="00F02BDC">
      <w:pPr>
        <w:rPr>
          <w:lang w:val="sr-Cyrl-RS"/>
        </w:rPr>
      </w:pPr>
      <w:r>
        <w:rPr>
          <w:lang w:val="sr-Cyrl-RS"/>
        </w:rPr>
        <w:br w:type="page"/>
      </w:r>
    </w:p>
    <w:p w14:paraId="5F8BF1BF" w14:textId="073A41A0" w:rsidR="00127B8A" w:rsidRDefault="00E067CF" w:rsidP="00E067CF">
      <w:pPr>
        <w:pStyle w:val="Heading1"/>
        <w:numPr>
          <w:ilvl w:val="0"/>
          <w:numId w:val="7"/>
        </w:numPr>
        <w:rPr>
          <w:lang w:val="sr-Cyrl-RS"/>
        </w:rPr>
      </w:pPr>
      <w:bookmarkStart w:id="199" w:name="_Toc106641481"/>
      <w:r>
        <w:rPr>
          <w:lang w:val="sr-Cyrl-RS"/>
        </w:rPr>
        <w:lastRenderedPageBreak/>
        <w:t>Увод</w:t>
      </w:r>
      <w:bookmarkEnd w:id="199"/>
    </w:p>
    <w:p w14:paraId="343CCB91" w14:textId="77777777" w:rsidR="00C5189E" w:rsidRPr="00C5189E" w:rsidRDefault="00C5189E" w:rsidP="00C5189E">
      <w:pPr>
        <w:rPr>
          <w:lang w:val="sr-Cyrl-RS"/>
        </w:rPr>
      </w:pPr>
    </w:p>
    <w:p w14:paraId="28089590" w14:textId="23F16CE4" w:rsidR="00A1405A" w:rsidRPr="00A038CF" w:rsidRDefault="00A1405A" w:rsidP="003C5F02">
      <w:pPr>
        <w:pStyle w:val="BodyText"/>
        <w:ind w:firstLine="0"/>
        <w:rPr>
          <w:rFonts w:asciiTheme="minorHAnsi" w:hAnsiTheme="minorHAnsi" w:cstheme="minorHAnsi"/>
          <w:sz w:val="22"/>
          <w:szCs w:val="22"/>
          <w:lang w:val="sr-Cyrl-RS"/>
        </w:rPr>
      </w:pPr>
      <w:r w:rsidRPr="00A038CF">
        <w:rPr>
          <w:rFonts w:asciiTheme="minorHAnsi" w:hAnsiTheme="minorHAnsi" w:cstheme="minorHAnsi"/>
          <w:sz w:val="22"/>
          <w:szCs w:val="22"/>
          <w:lang w:val="sr-Cyrl-RS"/>
        </w:rPr>
        <w:t xml:space="preserve">Сврха документа је дефинисање циљева пројекта, као и описивање свих фаза развоја и имплементације пројекта. </w:t>
      </w:r>
    </w:p>
    <w:p w14:paraId="7FEB29CF" w14:textId="7BAFF93C" w:rsidR="003C5F02" w:rsidRPr="00A038CF" w:rsidRDefault="003C5F02" w:rsidP="00A1405A">
      <w:pPr>
        <w:pStyle w:val="BodyText"/>
        <w:ind w:firstLine="720"/>
        <w:rPr>
          <w:rFonts w:asciiTheme="minorHAnsi" w:hAnsiTheme="minorHAnsi" w:cstheme="minorHAnsi"/>
          <w:sz w:val="22"/>
          <w:szCs w:val="22"/>
          <w:lang w:val="sr-Cyrl-RS"/>
        </w:rPr>
      </w:pPr>
    </w:p>
    <w:p w14:paraId="0B3FEF21" w14:textId="6C42D9C6" w:rsidR="003C5F02" w:rsidRPr="00A038CF" w:rsidRDefault="003C5F02" w:rsidP="003C5F02">
      <w:pPr>
        <w:spacing w:after="0" w:line="240" w:lineRule="auto"/>
        <w:jc w:val="left"/>
        <w:rPr>
          <w:rFonts w:eastAsia="Times New Roman" w:cstheme="minorHAnsi"/>
          <w:shd w:val="clear" w:color="auto" w:fill="FFFFFF"/>
          <w:lang w:val="sr-Cyrl-RS" w:eastAsia="en-GB"/>
        </w:rPr>
      </w:pPr>
      <w:r w:rsidRPr="003C5F02">
        <w:rPr>
          <w:rFonts w:eastAsia="Times New Roman" w:cstheme="minorHAnsi"/>
          <w:shd w:val="clear" w:color="auto" w:fill="FFFFFF"/>
          <w:lang w:val="sr-Cyrl-RS" w:eastAsia="en-GB"/>
        </w:rPr>
        <w:t>За љубитеље путовања са ограниченим буџетом и сопственим превозом постоји потреба за обједињеним информацијама на једном месту и системом за процену трошкова реализовања истог. На основу буџета и додатних података о путовању корисник добија листу дестинација са просечном ценом апартмана, оброка, као и ценом горива које би било потрошено до одредишта.</w:t>
      </w:r>
      <w:r w:rsidRPr="003C5F02">
        <w:rPr>
          <w:rFonts w:eastAsia="Times New Roman" w:cstheme="minorHAnsi"/>
          <w:shd w:val="clear" w:color="auto" w:fill="FFFFFF"/>
          <w:lang w:eastAsia="en-GB"/>
        </w:rPr>
        <w:t> </w:t>
      </w:r>
      <w:r w:rsidRPr="00A038CF">
        <w:rPr>
          <w:rFonts w:eastAsia="Times New Roman" w:cstheme="minorHAnsi"/>
          <w:shd w:val="clear" w:color="auto" w:fill="FFFFFF"/>
          <w:lang w:val="sr-Cyrl-RS" w:eastAsia="en-GB"/>
        </w:rPr>
        <w:t>Такође и обрнуто, на основу жељене дестинације корисник може да добије процену буџета потребног за реализацију.</w:t>
      </w:r>
    </w:p>
    <w:p w14:paraId="5BA9622F" w14:textId="0C289C97" w:rsidR="002856C1" w:rsidRPr="00A038CF" w:rsidRDefault="002856C1" w:rsidP="003C5F02">
      <w:pPr>
        <w:spacing w:after="0" w:line="240" w:lineRule="auto"/>
        <w:jc w:val="left"/>
        <w:rPr>
          <w:rFonts w:eastAsia="Times New Roman" w:cstheme="minorHAnsi"/>
          <w:shd w:val="clear" w:color="auto" w:fill="FFFFFF"/>
          <w:lang w:val="sr-Cyrl-RS" w:eastAsia="en-GB"/>
        </w:rPr>
      </w:pPr>
    </w:p>
    <w:p w14:paraId="0D0BF578" w14:textId="7E79EC9D" w:rsidR="002856C1" w:rsidRPr="00A038CF" w:rsidRDefault="002856C1" w:rsidP="003C5F02">
      <w:pPr>
        <w:spacing w:after="0" w:line="240" w:lineRule="auto"/>
        <w:jc w:val="left"/>
        <w:rPr>
          <w:rFonts w:eastAsia="Times New Roman" w:cstheme="minorHAnsi"/>
          <w:shd w:val="clear" w:color="auto" w:fill="FFFFFF"/>
          <w:lang w:val="sr-Cyrl-RS" w:eastAsia="en-GB"/>
        </w:rPr>
      </w:pPr>
      <w:r w:rsidRPr="00A038CF">
        <w:rPr>
          <w:rFonts w:eastAsia="Times New Roman" w:cstheme="minorHAnsi"/>
          <w:shd w:val="clear" w:color="auto" w:fill="FFFFFF"/>
          <w:lang w:val="sr-Cyrl-RS" w:eastAsia="en-GB"/>
        </w:rPr>
        <w:t>На основу сопственог окружења, тим је увидео потребу за овом идејом, као и једноставност реализовања решења.</w:t>
      </w:r>
    </w:p>
    <w:p w14:paraId="26774A5C" w14:textId="496C60B2" w:rsidR="002856C1" w:rsidRPr="00A038CF" w:rsidRDefault="002856C1" w:rsidP="003C5F02">
      <w:pPr>
        <w:spacing w:after="0" w:line="240" w:lineRule="auto"/>
        <w:jc w:val="left"/>
        <w:rPr>
          <w:rFonts w:eastAsia="Times New Roman" w:cstheme="minorHAnsi"/>
          <w:shd w:val="clear" w:color="auto" w:fill="FFFFFF"/>
          <w:lang w:val="sr-Cyrl-RS" w:eastAsia="en-GB"/>
        </w:rPr>
      </w:pPr>
    </w:p>
    <w:p w14:paraId="5DC66C1F" w14:textId="406EFA51" w:rsidR="002856C1" w:rsidRPr="00A038CF" w:rsidRDefault="002856C1" w:rsidP="003C5F02">
      <w:pPr>
        <w:spacing w:after="0" w:line="240" w:lineRule="auto"/>
        <w:jc w:val="left"/>
        <w:rPr>
          <w:rFonts w:eastAsia="Times New Roman" w:cstheme="minorHAnsi"/>
          <w:lang w:val="sr-Cyrl-RS" w:eastAsia="en-GB"/>
        </w:rPr>
      </w:pPr>
      <w:r w:rsidRPr="00A038CF">
        <w:rPr>
          <w:rFonts w:eastAsia="Times New Roman" w:cstheme="minorHAnsi"/>
          <w:lang w:val="sr-Cyrl-RS" w:eastAsia="en-GB"/>
        </w:rPr>
        <w:t>За почетак, област на коју је фокусирана идеја је Србија.</w:t>
      </w:r>
    </w:p>
    <w:p w14:paraId="7C85CF90" w14:textId="3478B4DC" w:rsidR="00787884" w:rsidRPr="00A038CF" w:rsidRDefault="00787884" w:rsidP="003C5F02">
      <w:pPr>
        <w:spacing w:after="0" w:line="240" w:lineRule="auto"/>
        <w:jc w:val="left"/>
        <w:rPr>
          <w:rFonts w:eastAsia="Times New Roman" w:cstheme="minorHAnsi"/>
          <w:lang w:val="sr-Cyrl-RS" w:eastAsia="en-GB"/>
        </w:rPr>
      </w:pPr>
    </w:p>
    <w:p w14:paraId="15BF24FB" w14:textId="60B647AE" w:rsidR="00787884" w:rsidRPr="00A038CF" w:rsidRDefault="00787884" w:rsidP="003C5F02">
      <w:pPr>
        <w:spacing w:after="0" w:line="240" w:lineRule="auto"/>
        <w:jc w:val="left"/>
        <w:rPr>
          <w:rFonts w:cstheme="minorHAnsi"/>
          <w:lang w:val="sr-Cyrl-RS"/>
        </w:rPr>
      </w:pPr>
      <w:r w:rsidRPr="00A038CF">
        <w:rPr>
          <w:rFonts w:eastAsia="Times New Roman" w:cstheme="minorHAnsi"/>
          <w:lang w:val="sr-Cyrl-RS" w:eastAsia="en-GB"/>
        </w:rPr>
        <w:t xml:space="preserve">У прилогу се налазе документи </w:t>
      </w:r>
      <w:r w:rsidRPr="00A038CF">
        <w:rPr>
          <w:rFonts w:cstheme="minorHAnsi"/>
          <w:lang w:val="sr-Latn-RS"/>
        </w:rPr>
        <w:t>Business Model Canvas</w:t>
      </w:r>
      <w:r w:rsidRPr="00A038CF">
        <w:rPr>
          <w:rFonts w:cstheme="minorHAnsi"/>
          <w:lang w:val="sr-Cyrl-RS"/>
        </w:rPr>
        <w:t xml:space="preserve">, </w:t>
      </w:r>
      <w:r w:rsidRPr="00A038CF">
        <w:rPr>
          <w:rFonts w:cstheme="minorHAnsi"/>
        </w:rPr>
        <w:t>Value</w:t>
      </w:r>
      <w:r w:rsidRPr="00A038CF">
        <w:rPr>
          <w:rFonts w:cstheme="minorHAnsi"/>
          <w:lang w:val="sr-Cyrl-RS"/>
        </w:rPr>
        <w:t xml:space="preserve"> </w:t>
      </w:r>
      <w:r w:rsidRPr="00A038CF">
        <w:rPr>
          <w:rFonts w:cstheme="minorHAnsi"/>
        </w:rPr>
        <w:t>Proposition</w:t>
      </w:r>
      <w:r w:rsidRPr="00A038CF">
        <w:rPr>
          <w:rFonts w:cstheme="minorHAnsi"/>
          <w:lang w:val="sr-Cyrl-RS"/>
        </w:rPr>
        <w:t xml:space="preserve"> </w:t>
      </w:r>
      <w:r w:rsidRPr="00A038CF">
        <w:rPr>
          <w:rFonts w:cstheme="minorHAnsi"/>
        </w:rPr>
        <w:t>Canvas</w:t>
      </w:r>
      <w:r w:rsidRPr="00A038CF">
        <w:rPr>
          <w:rFonts w:cstheme="minorHAnsi"/>
          <w:lang w:val="sr-Cyrl-RS"/>
        </w:rPr>
        <w:t>, као  и  мапа емпатије за идентификовани кориснички сегмент.</w:t>
      </w:r>
    </w:p>
    <w:p w14:paraId="28F9698F" w14:textId="06F53E25" w:rsidR="003C5F02" w:rsidRPr="00A038CF" w:rsidRDefault="00787884" w:rsidP="00BE200F">
      <w:pPr>
        <w:spacing w:after="0" w:line="240" w:lineRule="auto"/>
        <w:jc w:val="left"/>
        <w:rPr>
          <w:rFonts w:eastAsia="Times New Roman" w:cstheme="minorHAnsi"/>
          <w:lang w:val="sr-Cyrl-RS" w:eastAsia="en-GB"/>
        </w:rPr>
      </w:pPr>
      <w:r w:rsidRPr="00A038CF">
        <w:rPr>
          <w:rFonts w:cstheme="minorHAnsi"/>
          <w:lang w:val="sr-Cyrl-RS"/>
        </w:rPr>
        <w:t>У другом поглављу дат је преглед пословног модела. У трећем су описане кљу</w:t>
      </w:r>
      <w:r w:rsidR="000D5E3B" w:rsidRPr="00A038CF">
        <w:rPr>
          <w:rFonts w:cstheme="minorHAnsi"/>
          <w:lang w:val="sr-Cyrl-RS"/>
        </w:rPr>
        <w:t>чне метрике пројекта</w:t>
      </w:r>
      <w:r w:rsidRPr="00A038CF">
        <w:rPr>
          <w:rFonts w:cstheme="minorHAnsi"/>
          <w:lang w:val="sr-Cyrl-RS"/>
        </w:rPr>
        <w:t xml:space="preserve">. У четвртом поглављу </w:t>
      </w:r>
      <w:r w:rsidR="000D5E3B" w:rsidRPr="00A038CF">
        <w:rPr>
          <w:rFonts w:cstheme="minorHAnsi"/>
          <w:lang w:val="sr-Cyrl-RS"/>
        </w:rPr>
        <w:t>је</w:t>
      </w:r>
      <w:r w:rsidRPr="00A038CF">
        <w:rPr>
          <w:rFonts w:cstheme="minorHAnsi"/>
          <w:lang w:val="sr-Cyrl-RS"/>
        </w:rPr>
        <w:t xml:space="preserve"> </w:t>
      </w:r>
      <w:r w:rsidR="000D5E3B" w:rsidRPr="00A038CF">
        <w:rPr>
          <w:rFonts w:cstheme="minorHAnsi"/>
          <w:lang w:val="sr-Cyrl-RS"/>
        </w:rPr>
        <w:t>увид у</w:t>
      </w:r>
      <w:r w:rsidRPr="00A038CF">
        <w:rPr>
          <w:rFonts w:cstheme="minorHAnsi"/>
          <w:lang w:val="sr-Cyrl-RS"/>
        </w:rPr>
        <w:t xml:space="preserve"> </w:t>
      </w:r>
      <w:r w:rsidR="000D5E3B" w:rsidRPr="00A038CF">
        <w:rPr>
          <w:rFonts w:cstheme="minorHAnsi"/>
          <w:lang w:val="sr-Cyrl-RS"/>
        </w:rPr>
        <w:t xml:space="preserve">пословно окружење, </w:t>
      </w:r>
      <w:r w:rsidRPr="00A038CF">
        <w:rPr>
          <w:rFonts w:cstheme="minorHAnsi"/>
          <w:lang w:val="sr-Cyrl-RS"/>
        </w:rPr>
        <w:t xml:space="preserve">а у петом </w:t>
      </w:r>
      <w:r w:rsidR="000D5E3B" w:rsidRPr="00A038CF">
        <w:rPr>
          <w:rFonts w:cstheme="minorHAnsi"/>
          <w:lang w:val="sr-Cyrl-RS"/>
        </w:rPr>
        <w:t xml:space="preserve">је дата </w:t>
      </w:r>
      <w:r w:rsidR="000D5E3B" w:rsidRPr="00A038CF">
        <w:rPr>
          <w:rFonts w:cstheme="minorHAnsi"/>
          <w:lang w:val="sr-Latn-RS"/>
        </w:rPr>
        <w:t xml:space="preserve">SWOT </w:t>
      </w:r>
      <w:r w:rsidR="000D5E3B" w:rsidRPr="00A038CF">
        <w:rPr>
          <w:rFonts w:cstheme="minorHAnsi"/>
          <w:lang w:val="sr-Cyrl-RS"/>
        </w:rPr>
        <w:t>анализа</w:t>
      </w:r>
      <w:r w:rsidRPr="00A038CF">
        <w:rPr>
          <w:rFonts w:cstheme="minorHAnsi"/>
          <w:lang w:val="sr-Cyrl-RS"/>
        </w:rPr>
        <w:t>. Након тога следи закључак.</w:t>
      </w:r>
    </w:p>
    <w:p w14:paraId="2ADA1449" w14:textId="77777777" w:rsidR="00A1405A" w:rsidRPr="00A1405A" w:rsidRDefault="00A1405A" w:rsidP="00492AFF">
      <w:pPr>
        <w:rPr>
          <w:lang w:val="sr-Cyrl-RS"/>
        </w:rPr>
      </w:pPr>
    </w:p>
    <w:p w14:paraId="1030A192" w14:textId="3C548BA3" w:rsidR="0005349F" w:rsidRDefault="00504D55" w:rsidP="0005349F">
      <w:pPr>
        <w:pStyle w:val="Heading2"/>
        <w:numPr>
          <w:ilvl w:val="1"/>
          <w:numId w:val="7"/>
        </w:numPr>
        <w:rPr>
          <w:lang w:val="sr-Cyrl-RS"/>
        </w:rPr>
      </w:pPr>
      <w:bookmarkStart w:id="200" w:name="_Toc106641482"/>
      <w:r>
        <w:rPr>
          <w:lang w:val="sr-Cyrl-RS"/>
        </w:rPr>
        <w:t>Визија</w:t>
      </w:r>
      <w:bookmarkEnd w:id="200"/>
    </w:p>
    <w:p w14:paraId="127DC994" w14:textId="55472A9E" w:rsidR="0005349F" w:rsidRPr="00695109" w:rsidRDefault="00784103" w:rsidP="00784103">
      <w:pPr>
        <w:ind w:left="360"/>
        <w:rPr>
          <w:rFonts w:cstheme="minorHAnsi"/>
          <w:lang w:val="sr-Cyrl-RS"/>
        </w:rPr>
      </w:pPr>
      <w:r w:rsidRPr="00695109">
        <w:rPr>
          <w:rFonts w:cstheme="minorHAnsi"/>
          <w:lang w:val="sr-Cyrl-RS"/>
        </w:rPr>
        <w:t xml:space="preserve">Визија </w:t>
      </w:r>
      <w:r w:rsidRPr="00695109">
        <w:rPr>
          <w:rFonts w:cstheme="minorHAnsi"/>
          <w:lang w:val="sr-Latn-RS"/>
        </w:rPr>
        <w:t>BudgetTrip</w:t>
      </w:r>
      <w:r w:rsidRPr="00695109">
        <w:rPr>
          <w:rFonts w:cstheme="minorHAnsi"/>
          <w:lang w:val="sr-Cyrl-RS"/>
        </w:rPr>
        <w:t xml:space="preserve">-а је да постане водећа </w:t>
      </w:r>
      <w:r w:rsidR="00B04274" w:rsidRPr="00695109">
        <w:rPr>
          <w:rFonts w:cstheme="minorHAnsi"/>
          <w:lang w:val="sr-Cyrl-RS"/>
        </w:rPr>
        <w:t>дигитална платформа за организацију путовања.</w:t>
      </w:r>
    </w:p>
    <w:p w14:paraId="7EE6897E" w14:textId="3DA97516" w:rsidR="00C5189E" w:rsidRPr="00C5189E" w:rsidRDefault="00504D55" w:rsidP="00C5189E">
      <w:pPr>
        <w:pStyle w:val="Heading2"/>
        <w:numPr>
          <w:ilvl w:val="1"/>
          <w:numId w:val="7"/>
        </w:numPr>
        <w:rPr>
          <w:lang w:val="sr-Cyrl-RS"/>
        </w:rPr>
      </w:pPr>
      <w:bookmarkStart w:id="201" w:name="_Toc106641483"/>
      <w:r>
        <w:rPr>
          <w:lang w:val="sr-Cyrl-RS"/>
        </w:rPr>
        <w:t>Мисија</w:t>
      </w:r>
      <w:bookmarkEnd w:id="201"/>
    </w:p>
    <w:p w14:paraId="54B14ED0" w14:textId="77777777" w:rsidR="0005349F" w:rsidRPr="00695109" w:rsidRDefault="0005349F" w:rsidP="0005349F">
      <w:pPr>
        <w:pStyle w:val="ListParagraph"/>
        <w:ind w:left="360"/>
        <w:rPr>
          <w:rFonts w:cstheme="minorHAnsi"/>
          <w:lang w:val="sr-Cyrl-RS"/>
        </w:rPr>
      </w:pPr>
      <w:r w:rsidRPr="00695109">
        <w:rPr>
          <w:rFonts w:cstheme="minorHAnsi"/>
          <w:lang w:val="sr-Latn-RS"/>
        </w:rPr>
        <w:t xml:space="preserve">BudgetTrip </w:t>
      </w:r>
      <w:r w:rsidRPr="00695109">
        <w:rPr>
          <w:rFonts w:cstheme="minorHAnsi"/>
          <w:lang w:val="sr-Cyrl-RS"/>
        </w:rPr>
        <w:t xml:space="preserve"> је пројекат у развоју који тежи задовољењу потреба корисника тако да без оптерећења могу да уживају у свом одмору.  </w:t>
      </w:r>
    </w:p>
    <w:p w14:paraId="23ABA56F" w14:textId="77777777" w:rsidR="00C5189E" w:rsidRPr="0005349F" w:rsidRDefault="00C5189E" w:rsidP="0005349F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79262F89" w14:textId="01FF7E1C" w:rsidR="00BE200F" w:rsidRDefault="002E1A52" w:rsidP="00BE200F">
      <w:pPr>
        <w:pStyle w:val="Heading1"/>
        <w:numPr>
          <w:ilvl w:val="0"/>
          <w:numId w:val="7"/>
        </w:numPr>
        <w:rPr>
          <w:lang w:val="sr-Cyrl-RS"/>
        </w:rPr>
      </w:pPr>
      <w:bookmarkStart w:id="202" w:name="_Toc106641484"/>
      <w:r>
        <w:rPr>
          <w:lang w:val="sr-Cyrl-RS"/>
        </w:rPr>
        <w:t>Пословни</w:t>
      </w:r>
      <w:r w:rsidR="00BA7B35">
        <w:rPr>
          <w:lang w:val="sr-Cyrl-RS"/>
        </w:rPr>
        <w:t xml:space="preserve"> модел</w:t>
      </w:r>
      <w:bookmarkEnd w:id="202"/>
    </w:p>
    <w:p w14:paraId="6D41FA48" w14:textId="77777777" w:rsidR="00C5189E" w:rsidRPr="00C5189E" w:rsidRDefault="00C5189E" w:rsidP="00C5189E">
      <w:pPr>
        <w:rPr>
          <w:lang w:val="sr-Cyrl-RS"/>
        </w:rPr>
      </w:pPr>
    </w:p>
    <w:p w14:paraId="015F8740" w14:textId="1AA679F0" w:rsidR="00BE200F" w:rsidRPr="00695109" w:rsidDel="005173EC" w:rsidRDefault="005173EC" w:rsidP="00DC304F">
      <w:pPr>
        <w:rPr>
          <w:del w:id="203" w:author="Бранислав Којић" w:date="2022-06-20T17:56:00Z"/>
          <w:rFonts w:cstheme="minorHAnsi"/>
          <w:lang w:val="sr-Cyrl-RS"/>
        </w:rPr>
      </w:pPr>
      <w:ins w:id="204" w:author="Бранислав Којић" w:date="2022-06-20T17:56:00Z">
        <w:r w:rsidRPr="00695109">
          <w:rPr>
            <w:rFonts w:cstheme="minorHAnsi"/>
            <w:lang w:val="sr-Cyrl-RS"/>
          </w:rPr>
          <w:t>Циљна група пројекта су љубитељи путовања из Србије</w:t>
        </w:r>
        <w:r>
          <w:rPr>
            <w:rFonts w:cstheme="minorHAnsi"/>
            <w:lang w:val="sr-Cyrl-RS"/>
          </w:rPr>
          <w:t xml:space="preserve"> и туристи</w:t>
        </w:r>
        <w:r w:rsidRPr="00695109">
          <w:rPr>
            <w:rFonts w:cstheme="minorHAnsi"/>
            <w:lang w:val="sr-Cyrl-RS"/>
          </w:rPr>
          <w:t xml:space="preserve">. Основна вредност која се пружа корисницима је помоћ у снижавању трошкова, уштеда времена, као и прилагођавање услуге према њиховим специфичним потребама. Корисницима се приступа преко </w:t>
        </w:r>
        <w:r w:rsidRPr="00695109">
          <w:rPr>
            <w:rFonts w:cstheme="minorHAnsi"/>
            <w:lang w:val="sr-Latn-RS"/>
          </w:rPr>
          <w:t>online</w:t>
        </w:r>
        <w:r w:rsidRPr="00695109">
          <w:rPr>
            <w:rFonts w:cstheme="minorHAnsi"/>
            <w:lang w:val="sr-Cyrl-RS"/>
          </w:rPr>
          <w:t xml:space="preserve"> платформе а основни ток прихода су накнаде за рекламни простор</w:t>
        </w:r>
        <w:r>
          <w:rPr>
            <w:rFonts w:cstheme="minorHAnsi"/>
            <w:lang w:val="sr-Cyrl-RS"/>
          </w:rPr>
          <w:t xml:space="preserve"> као и накнаде за коришћење услуге</w:t>
        </w:r>
        <w:r w:rsidRPr="00695109">
          <w:rPr>
            <w:rFonts w:cstheme="minorHAnsi"/>
            <w:lang w:val="sr-Cyrl-RS"/>
          </w:rPr>
          <w:t>.</w:t>
        </w:r>
      </w:ins>
      <w:del w:id="205" w:author="Бранислав Којић" w:date="2022-06-20T17:56:00Z">
        <w:r w:rsidR="00F818D9" w:rsidRPr="00695109" w:rsidDel="005173EC">
          <w:rPr>
            <w:rFonts w:cstheme="minorHAnsi"/>
            <w:lang w:val="sr-Cyrl-RS"/>
          </w:rPr>
          <w:delText>Циљна група пројекта су љубитељи путовања из Србије. Основна вредност која се пружа корисницима је помоћ у снижавању трошкова, уштеда времена, као и прилагођавање услуге према њиховим специфичним потребама.</w:delText>
        </w:r>
        <w:r w:rsidR="00BE200F" w:rsidRPr="00695109" w:rsidDel="005173EC">
          <w:rPr>
            <w:rFonts w:cstheme="minorHAnsi"/>
            <w:lang w:val="sr-Cyrl-RS"/>
          </w:rPr>
          <w:delText xml:space="preserve"> Корисницима се приступа преко </w:delText>
        </w:r>
        <w:r w:rsidR="00BE200F" w:rsidRPr="00695109" w:rsidDel="005173EC">
          <w:rPr>
            <w:rFonts w:cstheme="minorHAnsi"/>
            <w:lang w:val="sr-Latn-RS"/>
          </w:rPr>
          <w:delText>online</w:delText>
        </w:r>
        <w:r w:rsidR="00BE200F" w:rsidRPr="00695109" w:rsidDel="005173EC">
          <w:rPr>
            <w:rFonts w:cstheme="minorHAnsi"/>
            <w:lang w:val="sr-Cyrl-RS"/>
          </w:rPr>
          <w:delText xml:space="preserve"> платформе а основни ток прихода су накнаде за рекламни простор.</w:delText>
        </w:r>
      </w:del>
    </w:p>
    <w:p w14:paraId="05BA81A2" w14:textId="77777777" w:rsidR="00B61BBD" w:rsidRDefault="00B61BBD" w:rsidP="00DC304F">
      <w:pPr>
        <w:rPr>
          <w:rFonts w:ascii="Times New Roman" w:hAnsi="Times New Roman" w:cs="Times New Roman"/>
          <w:sz w:val="24"/>
          <w:szCs w:val="24"/>
          <w:lang w:val="sr-Cyrl-RS"/>
        </w:rPr>
      </w:pPr>
    </w:p>
    <w:p w14:paraId="68E026C8" w14:textId="77777777" w:rsidR="0019509C" w:rsidRDefault="00B61BBD" w:rsidP="0019509C">
      <w:pPr>
        <w:keepNext/>
        <w:rPr>
          <w:ins w:id="206" w:author="Бранислав Којић" w:date="2022-06-20T18:03:00Z"/>
        </w:rPr>
        <w:pPrChange w:id="207" w:author="Бранислав Којић" w:date="2022-06-20T18:03:00Z">
          <w:pPr/>
        </w:pPrChange>
      </w:pPr>
      <w:del w:id="208" w:author="Бранислав Којић" w:date="2022-06-20T17:56:00Z">
        <w:r w:rsidRPr="00B61BBD" w:rsidDel="005173EC">
          <w:rPr>
            <w:rFonts w:ascii="Times New Roman" w:hAnsi="Times New Roman" w:cs="Times New Roman"/>
            <w:noProof/>
            <w:sz w:val="24"/>
            <w:szCs w:val="24"/>
          </w:rPr>
          <w:lastRenderedPageBreak/>
          <w:drawing>
            <wp:inline distT="0" distB="0" distL="0" distR="0" wp14:anchorId="03837820" wp14:editId="4D7507B4">
              <wp:extent cx="5943600" cy="3301365"/>
              <wp:effectExtent l="0" t="0" r="0" b="635"/>
              <wp:docPr id="2" name="Picture 2" descr="Graphical user interface, application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Picture 2" descr="Graphical user interface, application&#10;&#10;Description automatically generated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3013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209" w:author="Бранислав Којић" w:date="2022-06-20T17:56:00Z">
        <w:r w:rsidR="005173EC">
          <w:rPr>
            <w:rFonts w:ascii="Times New Roman" w:hAnsi="Times New Roman" w:cs="Times New Roman"/>
            <w:noProof/>
            <w:sz w:val="24"/>
            <w:szCs w:val="24"/>
            <w:lang w:val="sr-Cyrl-RS"/>
          </w:rPr>
          <w:drawing>
            <wp:inline distT="0" distB="0" distL="0" distR="0" wp14:anchorId="1F54CB12" wp14:editId="058BAC41">
              <wp:extent cx="5943600" cy="3300095"/>
              <wp:effectExtent l="0" t="0" r="0" b="0"/>
              <wp:docPr id="7" name="Picture 7" descr="Table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Picture 7" descr="Table&#10;&#10;Description automatically generated"/>
                      <pic:cNvPicPr/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3000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6C6C867" w14:textId="1A76625F" w:rsidR="00B61BBD" w:rsidRPr="0019509C" w:rsidDel="0019509C" w:rsidRDefault="0019509C" w:rsidP="0019509C">
      <w:pPr>
        <w:pStyle w:val="Caption"/>
        <w:rPr>
          <w:del w:id="210" w:author="Бранислав Којић" w:date="2022-06-20T18:03:00Z"/>
          <w:rFonts w:ascii="Times New Roman" w:hAnsi="Times New Roman" w:cs="Times New Roman"/>
          <w:sz w:val="24"/>
          <w:szCs w:val="24"/>
          <w:lang w:val="sr-Cyrl-RS"/>
        </w:rPr>
        <w:pPrChange w:id="211" w:author="Бранислав Којић" w:date="2022-06-20T18:03:00Z">
          <w:pPr/>
        </w:pPrChange>
      </w:pPr>
      <w:ins w:id="212" w:author="Бранислав Којић" w:date="2022-06-20T18:03:00Z">
        <w:r>
          <w:t xml:space="preserve">Слика  </w:t>
        </w:r>
        <w:r>
          <w:fldChar w:fldCharType="begin"/>
        </w:r>
        <w:r>
          <w:instrText xml:space="preserve"> SEQ Слика_ \* ARABIC </w:instrText>
        </w:r>
      </w:ins>
      <w:r>
        <w:fldChar w:fldCharType="separate"/>
      </w:r>
      <w:ins w:id="213" w:author="Бранислав Којић" w:date="2022-06-20T18:07:00Z">
        <w:r w:rsidR="001E7508">
          <w:rPr>
            <w:noProof/>
          </w:rPr>
          <w:t>1</w:t>
        </w:r>
      </w:ins>
      <w:ins w:id="214" w:author="Бранислав Којић" w:date="2022-06-20T18:03:00Z">
        <w:r>
          <w:fldChar w:fldCharType="end"/>
        </w:r>
        <w:r>
          <w:rPr>
            <w:lang w:val="sr-Cyrl-RS"/>
          </w:rPr>
          <w:t xml:space="preserve"> - </w:t>
        </w:r>
        <w:r>
          <w:rPr>
            <w:lang w:val="sr-Latn-RS"/>
          </w:rPr>
          <w:t>Business Model Canvas</w:t>
        </w:r>
      </w:ins>
    </w:p>
    <w:p w14:paraId="661790D3" w14:textId="26C12C67" w:rsidR="00BE200F" w:rsidDel="0019509C" w:rsidRDefault="002A1738" w:rsidP="0019509C">
      <w:pPr>
        <w:pStyle w:val="Caption"/>
        <w:rPr>
          <w:del w:id="215" w:author="Бранислав Којић" w:date="2022-06-20T18:03:00Z"/>
          <w:lang w:val="sr-Latn-RS"/>
        </w:rPr>
        <w:pPrChange w:id="216" w:author="Бранислав Којић" w:date="2022-06-20T18:03:00Z">
          <w:pPr>
            <w:pStyle w:val="Caption"/>
          </w:pPr>
        </w:pPrChange>
      </w:pPr>
      <w:del w:id="217" w:author="Бранислав Којић" w:date="2022-06-20T18:03:00Z">
        <w:r w:rsidDel="0019509C">
          <w:delText xml:space="preserve">Слика </w:delText>
        </w:r>
        <w:r w:rsidR="00ED0471" w:rsidDel="0019509C">
          <w:fldChar w:fldCharType="begin"/>
        </w:r>
        <w:r w:rsidR="00ED0471" w:rsidDel="0019509C">
          <w:delInstrText xml:space="preserve"> SEQ Слика \* ARABIC </w:delInstrText>
        </w:r>
        <w:r w:rsidR="00ED0471" w:rsidDel="0019509C">
          <w:fldChar w:fldCharType="separate"/>
        </w:r>
        <w:r w:rsidR="00364027" w:rsidDel="0019509C">
          <w:rPr>
            <w:noProof/>
          </w:rPr>
          <w:delText>1</w:delText>
        </w:r>
        <w:r w:rsidR="00ED0471" w:rsidDel="0019509C">
          <w:rPr>
            <w:noProof/>
          </w:rPr>
          <w:fldChar w:fldCharType="end"/>
        </w:r>
        <w:r w:rsidDel="0019509C">
          <w:rPr>
            <w:lang w:val="sr-Cyrl-RS"/>
          </w:rPr>
          <w:delText xml:space="preserve"> -</w:delText>
        </w:r>
        <w:r w:rsidDel="0019509C">
          <w:rPr>
            <w:lang w:val="sr-Latn-RS"/>
          </w:rPr>
          <w:delText xml:space="preserve"> Business Model Canvas</w:delText>
        </w:r>
      </w:del>
    </w:p>
    <w:p w14:paraId="645318BD" w14:textId="4F6FF63B" w:rsidR="00E23093" w:rsidRDefault="00E23093" w:rsidP="0019509C">
      <w:pPr>
        <w:pStyle w:val="Caption"/>
        <w:rPr>
          <w:ins w:id="218" w:author="Бранислав Којић" w:date="2022-06-20T18:04:00Z"/>
          <w:lang w:val="sr-Latn-RS"/>
        </w:rPr>
      </w:pPr>
    </w:p>
    <w:p w14:paraId="2C9770ED" w14:textId="77777777" w:rsidR="0019509C" w:rsidRPr="0019509C" w:rsidRDefault="0019509C" w:rsidP="0019509C">
      <w:pPr>
        <w:rPr>
          <w:lang w:val="sr-Latn-RS"/>
        </w:rPr>
        <w:pPrChange w:id="219" w:author="Бранислав Којић" w:date="2022-06-20T18:04:00Z">
          <w:pPr>
            <w:jc w:val="center"/>
          </w:pPr>
        </w:pPrChange>
      </w:pPr>
    </w:p>
    <w:p w14:paraId="6D227AE5" w14:textId="3575C153" w:rsidR="009F1E6B" w:rsidRDefault="000F52AF" w:rsidP="00B61BBD">
      <w:pPr>
        <w:pStyle w:val="Heading2"/>
        <w:numPr>
          <w:ilvl w:val="1"/>
          <w:numId w:val="7"/>
        </w:numPr>
        <w:rPr>
          <w:lang w:val="sr-Cyrl-RS"/>
        </w:rPr>
      </w:pPr>
      <w:bookmarkStart w:id="220" w:name="_Toc106641485"/>
      <w:r>
        <w:rPr>
          <w:lang w:val="sr-Cyrl-RS"/>
        </w:rPr>
        <w:t>Кориснички</w:t>
      </w:r>
      <w:r w:rsidR="00A85458">
        <w:rPr>
          <w:lang w:val="sr-Cyrl-RS"/>
        </w:rPr>
        <w:t xml:space="preserve"> сегменти</w:t>
      </w:r>
      <w:bookmarkEnd w:id="220"/>
    </w:p>
    <w:p w14:paraId="3C8636E7" w14:textId="77777777" w:rsidR="00C5189E" w:rsidRPr="00C5189E" w:rsidRDefault="00C5189E" w:rsidP="00C5189E">
      <w:pPr>
        <w:rPr>
          <w:lang w:val="sr-Cyrl-RS"/>
        </w:rPr>
      </w:pPr>
    </w:p>
    <w:p w14:paraId="39BF8FC3" w14:textId="29D3C8D6" w:rsidR="003E49E8" w:rsidRPr="00695109" w:rsidRDefault="00853D6C" w:rsidP="006B650C">
      <w:pPr>
        <w:rPr>
          <w:rFonts w:cstheme="minorHAnsi"/>
          <w:lang w:val="sr-Cyrl-RS"/>
        </w:rPr>
      </w:pPr>
      <w:r w:rsidRPr="00695109">
        <w:rPr>
          <w:rFonts w:cstheme="minorHAnsi"/>
          <w:lang w:val="sr-Cyrl-RS"/>
        </w:rPr>
        <w:t xml:space="preserve">Кориснички сегмент на којем је фокус су љубитељи путовања из Србије са ограниченим буџетом (студенти, незапослени, људи са ниским примањима итд). </w:t>
      </w:r>
      <w:r w:rsidR="002B2DD1" w:rsidRPr="00695109">
        <w:rPr>
          <w:rFonts w:cstheme="minorHAnsi"/>
          <w:lang w:val="sr-Cyrl-RS"/>
        </w:rPr>
        <w:t>То су особе старије од 20 година. Индустрија у којој раде и породични статус нису од значаја.</w:t>
      </w:r>
    </w:p>
    <w:p w14:paraId="63ED40D9" w14:textId="169A551A" w:rsidR="00853D6C" w:rsidRPr="00874984" w:rsidRDefault="00853D6C" w:rsidP="006B650C">
      <w:pPr>
        <w:rPr>
          <w:rFonts w:cstheme="minorHAnsi"/>
          <w:lang w:val="sr-Cyrl-RS"/>
        </w:rPr>
      </w:pPr>
      <w:r w:rsidRPr="00695109">
        <w:rPr>
          <w:rFonts w:cstheme="minorHAnsi"/>
          <w:lang w:val="sr-Cyrl-RS"/>
        </w:rPr>
        <w:t xml:space="preserve">Иако овај </w:t>
      </w:r>
      <w:r w:rsidR="003E49E8" w:rsidRPr="00695109">
        <w:rPr>
          <w:rFonts w:cstheme="minorHAnsi"/>
          <w:lang w:val="sr-Cyrl-RS"/>
        </w:rPr>
        <w:t xml:space="preserve">кориснички </w:t>
      </w:r>
      <w:r w:rsidRPr="00695109">
        <w:rPr>
          <w:rFonts w:cstheme="minorHAnsi"/>
          <w:lang w:val="sr-Cyrl-RS"/>
        </w:rPr>
        <w:t>сегмент није профитабилан, неопходан је да би модел функционисао.</w:t>
      </w:r>
      <w:r w:rsidR="00237D5C" w:rsidRPr="00695109">
        <w:rPr>
          <w:rFonts w:cstheme="minorHAnsi"/>
          <w:lang w:val="sr-Cyrl-RS"/>
        </w:rPr>
        <w:t xml:space="preserve"> Категорише се као тржиште нише.</w:t>
      </w:r>
    </w:p>
    <w:p w14:paraId="3CBDC09A" w14:textId="18B6AA4F" w:rsidR="00237D5C" w:rsidRPr="00695109" w:rsidRDefault="005173EC" w:rsidP="006B650C">
      <w:pPr>
        <w:rPr>
          <w:rFonts w:cstheme="minorHAnsi"/>
          <w:lang w:val="sr-Cyrl-RS"/>
        </w:rPr>
      </w:pPr>
      <w:commentRangeStart w:id="221"/>
      <w:ins w:id="222" w:author="Бранислав Којић" w:date="2022-06-20T17:57:00Z">
        <w:r w:rsidRPr="00695109">
          <w:rPr>
            <w:rFonts w:cstheme="minorHAnsi"/>
            <w:lang w:val="sr-Cyrl-RS"/>
          </w:rPr>
          <w:t>Поједини чланови сегмента као што су студенти се могу сматрати раним усвојиоцима решења</w:t>
        </w:r>
        <w:r>
          <w:rPr>
            <w:rFonts w:cstheme="minorHAnsi"/>
            <w:lang w:val="sr-Cyrl-RS"/>
          </w:rPr>
          <w:t>, услед чињенице да је то група до које је лакше доћи и која је отворена ка испробавању нових ствари</w:t>
        </w:r>
        <w:r w:rsidRPr="00695109">
          <w:rPr>
            <w:rFonts w:cstheme="minorHAnsi"/>
            <w:lang w:val="sr-Cyrl-RS"/>
          </w:rPr>
          <w:t>.</w:t>
        </w:r>
        <w:commentRangeEnd w:id="221"/>
        <w:r>
          <w:rPr>
            <w:rStyle w:val="CommentReference"/>
          </w:rPr>
          <w:commentReference w:id="221"/>
        </w:r>
      </w:ins>
      <w:commentRangeStart w:id="223"/>
      <w:del w:id="224" w:author="Бранислав Којић" w:date="2022-06-20T17:57:00Z">
        <w:r w:rsidR="00237D5C" w:rsidRPr="00695109" w:rsidDel="005173EC">
          <w:rPr>
            <w:rFonts w:cstheme="minorHAnsi"/>
            <w:lang w:val="sr-Cyrl-RS"/>
          </w:rPr>
          <w:delText>Поједини чланови сегмента као што су студенти се могу сматрати раним усвојиоцима решења.</w:delText>
        </w:r>
        <w:commentRangeEnd w:id="223"/>
        <w:r w:rsidR="00423021" w:rsidDel="005173EC">
          <w:rPr>
            <w:rStyle w:val="CommentReference"/>
          </w:rPr>
          <w:commentReference w:id="223"/>
        </w:r>
      </w:del>
    </w:p>
    <w:p w14:paraId="4CAA77B8" w14:textId="77777777" w:rsidR="005173EC" w:rsidRDefault="005173EC" w:rsidP="005173EC">
      <w:pPr>
        <w:rPr>
          <w:ins w:id="225" w:author="Бранислав Којић" w:date="2022-06-20T17:58:00Z"/>
          <w:rFonts w:cstheme="minorHAnsi"/>
          <w:lang w:val="sr-Cyrl-RS"/>
        </w:rPr>
      </w:pPr>
      <w:commentRangeStart w:id="226"/>
      <w:ins w:id="227" w:author="Бранислав Којић" w:date="2022-06-20T17:58:00Z">
        <w:r w:rsidRPr="00695109">
          <w:rPr>
            <w:rFonts w:cstheme="minorHAnsi"/>
            <w:lang w:val="sr-Cyrl-RS"/>
          </w:rPr>
          <w:t>Укупно тржиште за производ (ТАМ) су људи који желе да путују. Део тог тржишта који може бити опслужен – циљно тржиште (</w:t>
        </w:r>
        <w:r w:rsidRPr="00695109">
          <w:rPr>
            <w:rFonts w:cstheme="minorHAnsi"/>
            <w:lang w:val="sr-Latn-RS"/>
          </w:rPr>
          <w:t>S</w:t>
        </w:r>
        <w:r w:rsidRPr="00695109">
          <w:rPr>
            <w:rFonts w:cstheme="minorHAnsi"/>
            <w:lang w:val="sr-Cyrl-RS"/>
          </w:rPr>
          <w:t>АМ) су људи који би хтели да путују, али имају ограничена средства. Реалистички циљ, тј. део циљног тржишта који је реално достижан (</w:t>
        </w:r>
        <w:r w:rsidRPr="00695109">
          <w:rPr>
            <w:rFonts w:cstheme="minorHAnsi"/>
            <w:lang w:val="sr-Latn-RS"/>
          </w:rPr>
          <w:t>SOM</w:t>
        </w:r>
        <w:r w:rsidRPr="00695109">
          <w:rPr>
            <w:rFonts w:cstheme="minorHAnsi"/>
            <w:lang w:val="sr-Cyrl-RS"/>
          </w:rPr>
          <w:t>)</w:t>
        </w:r>
        <w:r w:rsidRPr="00695109">
          <w:rPr>
            <w:rFonts w:cstheme="minorHAnsi"/>
            <w:lang w:val="sr-Latn-RS"/>
          </w:rPr>
          <w:t xml:space="preserve"> </w:t>
        </w:r>
        <w:r w:rsidRPr="00695109">
          <w:rPr>
            <w:rFonts w:cstheme="minorHAnsi"/>
            <w:lang w:val="sr-Cyrl-RS"/>
          </w:rPr>
          <w:t>представљају љубитељи путовања са ограниченим буџетом на територији Србије</w:t>
        </w:r>
        <w:r>
          <w:rPr>
            <w:rFonts w:cstheme="minorHAnsi"/>
          </w:rPr>
          <w:t xml:space="preserve"> (</w:t>
        </w:r>
        <w:r>
          <w:rPr>
            <w:rFonts w:cstheme="minorHAnsi"/>
            <w:lang w:val="sr-Cyrl-RS"/>
          </w:rPr>
          <w:t>приближно 2.2 милиона</w:t>
        </w:r>
        <w:r>
          <w:rPr>
            <w:rFonts w:cstheme="minorHAnsi"/>
          </w:rPr>
          <w:t>)</w:t>
        </w:r>
        <w:r>
          <w:rPr>
            <w:rFonts w:cstheme="minorHAnsi"/>
            <w:lang w:val="sr-Cyrl-RS"/>
          </w:rPr>
          <w:t>, као и туристи који желе да виде све чари Србије, али се не сналазе у страној земљи</w:t>
        </w:r>
        <w:r>
          <w:rPr>
            <w:rFonts w:cstheme="minorHAnsi"/>
          </w:rPr>
          <w:t xml:space="preserve"> (</w:t>
        </w:r>
        <w:r>
          <w:rPr>
            <w:rFonts w:cstheme="minorHAnsi"/>
            <w:lang w:val="sr-Cyrl-RS"/>
          </w:rPr>
          <w:t>којих има око 2.6 милиона</w:t>
        </w:r>
        <w:r>
          <w:rPr>
            <w:rFonts w:cstheme="minorHAnsi"/>
          </w:rPr>
          <w:t>)</w:t>
        </w:r>
        <w:r w:rsidRPr="00695109">
          <w:rPr>
            <w:rFonts w:cstheme="minorHAnsi"/>
            <w:lang w:val="sr-Cyrl-RS"/>
          </w:rPr>
          <w:t>.</w:t>
        </w:r>
        <w:commentRangeEnd w:id="226"/>
        <w:r>
          <w:rPr>
            <w:rStyle w:val="CommentReference"/>
          </w:rPr>
          <w:commentReference w:id="226"/>
        </w:r>
        <w:r>
          <w:rPr>
            <w:rFonts w:cstheme="minorHAnsi"/>
            <w:lang w:val="sr-Cyrl-RS"/>
          </w:rPr>
          <w:t xml:space="preserve"> </w:t>
        </w:r>
      </w:ins>
    </w:p>
    <w:p w14:paraId="42BFA74F" w14:textId="77777777" w:rsidR="005173EC" w:rsidRDefault="005173EC" w:rsidP="005173EC">
      <w:pPr>
        <w:rPr>
          <w:ins w:id="228" w:author="Бранислав Којић" w:date="2022-06-20T17:58:00Z"/>
          <w:rFonts w:cstheme="minorHAnsi"/>
          <w:lang w:val="sr-Cyrl-RS"/>
        </w:rPr>
      </w:pPr>
      <w:bookmarkStart w:id="229" w:name="_Hlk106463613"/>
      <w:ins w:id="230" w:author="Бранислав Којић" w:date="2022-06-20T17:58:00Z">
        <w:r>
          <w:rPr>
            <w:rFonts w:cstheme="minorHAnsi"/>
            <w:lang w:val="sr-Cyrl-RS"/>
          </w:rPr>
          <w:t xml:space="preserve">Други кориснички сегмент од значаја су туристи који желе да искусе све чари Србије, али се не сналазе лепо у страним земљама. Код овог сегмента године нису ограничавајући фактор, али се може узети претоставка да су то људи старији од 18 година. </w:t>
        </w:r>
      </w:ins>
    </w:p>
    <w:p w14:paraId="242E5597" w14:textId="4D8256E4" w:rsidR="00237D5C" w:rsidRPr="00695109" w:rsidRDefault="005173EC" w:rsidP="005173EC">
      <w:pPr>
        <w:rPr>
          <w:rFonts w:cstheme="minorHAnsi"/>
          <w:lang w:val="sr-Cyrl-RS"/>
        </w:rPr>
      </w:pPr>
      <w:ins w:id="231" w:author="Бранислав Којић" w:date="2022-06-20T17:58:00Z">
        <w:r>
          <w:rPr>
            <w:rFonts w:cstheme="minorHAnsi"/>
            <w:lang w:val="sr-Cyrl-RS"/>
          </w:rPr>
          <w:t>Овај кориснички сегмент јесте профитабилан, али није непходан да би модел функционисао. Такође се к</w:t>
        </w:r>
        <w:r w:rsidRPr="00695109">
          <w:rPr>
            <w:rFonts w:cstheme="minorHAnsi"/>
            <w:lang w:val="sr-Cyrl-RS"/>
          </w:rPr>
          <w:t>атегорише као тржиште нише</w:t>
        </w:r>
        <w:bookmarkEnd w:id="229"/>
        <w:r w:rsidRPr="00695109">
          <w:rPr>
            <w:rFonts w:cstheme="minorHAnsi"/>
            <w:lang w:val="sr-Cyrl-RS"/>
          </w:rPr>
          <w:t>.</w:t>
        </w:r>
      </w:ins>
      <w:commentRangeStart w:id="232"/>
      <w:del w:id="233" w:author="Бранислав Којић" w:date="2022-06-20T17:58:00Z">
        <w:r w:rsidR="003E49E8" w:rsidRPr="00695109" w:rsidDel="005173EC">
          <w:rPr>
            <w:rFonts w:cstheme="minorHAnsi"/>
            <w:lang w:val="sr-Cyrl-RS"/>
          </w:rPr>
          <w:delText>Укупно тржиште за производ (ТАМ) су људи који желе да путују. Део тог тржишта који може бити опслужен – циљно тржиште (</w:delText>
        </w:r>
        <w:r w:rsidR="003E49E8" w:rsidRPr="00695109" w:rsidDel="005173EC">
          <w:rPr>
            <w:rFonts w:cstheme="minorHAnsi"/>
            <w:lang w:val="sr-Latn-RS"/>
          </w:rPr>
          <w:delText>S</w:delText>
        </w:r>
        <w:r w:rsidR="003E49E8" w:rsidRPr="00695109" w:rsidDel="005173EC">
          <w:rPr>
            <w:rFonts w:cstheme="minorHAnsi"/>
            <w:lang w:val="sr-Cyrl-RS"/>
          </w:rPr>
          <w:delText>АМ) су људи који би хтели да путују, али имају ограничена средства. Реалистички циљ, тј. део циљног тржишта који је реално достижан (</w:delText>
        </w:r>
        <w:r w:rsidR="003E49E8" w:rsidRPr="00695109" w:rsidDel="005173EC">
          <w:rPr>
            <w:rFonts w:cstheme="minorHAnsi"/>
            <w:lang w:val="sr-Latn-RS"/>
          </w:rPr>
          <w:delText>SOM</w:delText>
        </w:r>
        <w:r w:rsidR="003E49E8" w:rsidRPr="00695109" w:rsidDel="005173EC">
          <w:rPr>
            <w:rFonts w:cstheme="minorHAnsi"/>
            <w:lang w:val="sr-Cyrl-RS"/>
          </w:rPr>
          <w:delText>)</w:delText>
        </w:r>
        <w:r w:rsidR="003E49E8" w:rsidRPr="00695109" w:rsidDel="005173EC">
          <w:rPr>
            <w:rFonts w:cstheme="minorHAnsi"/>
            <w:lang w:val="sr-Latn-RS"/>
          </w:rPr>
          <w:delText xml:space="preserve"> </w:delText>
        </w:r>
        <w:r w:rsidR="003E49E8" w:rsidRPr="00695109" w:rsidDel="005173EC">
          <w:rPr>
            <w:rFonts w:cstheme="minorHAnsi"/>
            <w:lang w:val="sr-Cyrl-RS"/>
          </w:rPr>
          <w:delText>представљају љубитељи путовања са ограниченим буџетом на територији Србије.</w:delText>
        </w:r>
        <w:commentRangeEnd w:id="232"/>
        <w:r w:rsidR="00423021" w:rsidDel="005173EC">
          <w:rPr>
            <w:rStyle w:val="CommentReference"/>
          </w:rPr>
          <w:commentReference w:id="232"/>
        </w:r>
      </w:del>
    </w:p>
    <w:p w14:paraId="445B829F" w14:textId="77777777" w:rsidR="0019509C" w:rsidRDefault="00B61BBD" w:rsidP="0019509C">
      <w:pPr>
        <w:keepNext/>
        <w:rPr>
          <w:ins w:id="234" w:author="Бранислав Којић" w:date="2022-06-20T18:05:00Z"/>
        </w:rPr>
      </w:pPr>
      <w:del w:id="235" w:author="Бранислав Којић" w:date="2022-06-20T17:58:00Z">
        <w:r w:rsidRPr="00B61BBD" w:rsidDel="005173EC">
          <w:rPr>
            <w:rFonts w:ascii="Times New Roman" w:hAnsi="Times New Roman" w:cs="Times New Roman"/>
            <w:noProof/>
            <w:sz w:val="24"/>
            <w:szCs w:val="24"/>
          </w:rPr>
          <w:drawing>
            <wp:inline distT="0" distB="0" distL="0" distR="0" wp14:anchorId="4CD7297B" wp14:editId="19772F88">
              <wp:extent cx="5943600" cy="3063875"/>
              <wp:effectExtent l="0" t="0" r="0" b="0"/>
              <wp:docPr id="4" name="Picture 4" descr="Diagram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Picture 4" descr="Diagram&#10;&#10;Description automatically generated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0638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236" w:author="Бранислав Којић" w:date="2022-06-20T17:58:00Z">
        <w:r w:rsidR="005173EC">
          <w:rPr>
            <w:noProof/>
          </w:rPr>
          <w:drawing>
            <wp:inline distT="0" distB="0" distL="0" distR="0" wp14:anchorId="78F50E99" wp14:editId="4B3BB61D">
              <wp:extent cx="5943600" cy="3048635"/>
              <wp:effectExtent l="0" t="0" r="0" b="0"/>
              <wp:docPr id="9" name="Picture 9" descr="Diagram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Picture 9" descr="Diagram&#10;&#10;Description automatically generated"/>
                      <pic:cNvPicPr/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0486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776DD0E" w14:textId="34A6037A" w:rsidR="009F3DE3" w:rsidRDefault="0019509C" w:rsidP="0019509C">
      <w:pPr>
        <w:pStyle w:val="Caption"/>
        <w:pPrChange w:id="237" w:author="Бранислав Којић" w:date="2022-06-20T18:05:00Z">
          <w:pPr>
            <w:keepNext/>
          </w:pPr>
        </w:pPrChange>
      </w:pPr>
      <w:ins w:id="238" w:author="Бранислав Којић" w:date="2022-06-20T18:05:00Z">
        <w:r>
          <w:t xml:space="preserve">Слика  </w:t>
        </w:r>
        <w:r>
          <w:fldChar w:fldCharType="begin"/>
        </w:r>
        <w:r>
          <w:instrText xml:space="preserve"> SEQ Слика_ \* ARABIC </w:instrText>
        </w:r>
      </w:ins>
      <w:r>
        <w:fldChar w:fldCharType="separate"/>
      </w:r>
      <w:ins w:id="239" w:author="Бранислав Којић" w:date="2022-06-20T18:07:00Z">
        <w:r w:rsidR="001E7508">
          <w:rPr>
            <w:noProof/>
          </w:rPr>
          <w:t>2</w:t>
        </w:r>
      </w:ins>
      <w:ins w:id="240" w:author="Бранислав Којић" w:date="2022-06-20T18:05:00Z">
        <w:r>
          <w:fldChar w:fldCharType="end"/>
        </w:r>
        <w:r>
          <w:rPr>
            <w:lang w:val="sr-Cyrl-RS"/>
          </w:rPr>
          <w:t xml:space="preserve"> </w:t>
        </w:r>
        <w:r w:rsidRPr="003305A9">
          <w:t>- Empathy Map Canvas за љубитеље путовања из Србије</w:t>
        </w:r>
      </w:ins>
    </w:p>
    <w:p w14:paraId="61F73698" w14:textId="22538FB1" w:rsidR="005173EC" w:rsidRDefault="009F3DE3" w:rsidP="0019509C">
      <w:pPr>
        <w:pStyle w:val="Caption"/>
        <w:rPr>
          <w:ins w:id="241" w:author="Бранислав Којић" w:date="2022-06-20T17:59:00Z"/>
        </w:rPr>
        <w:pPrChange w:id="242" w:author="Бранислав Којић" w:date="2022-06-20T18:05:00Z">
          <w:pPr/>
        </w:pPrChange>
      </w:pPr>
      <w:del w:id="243" w:author="Бранислав Којић" w:date="2022-06-20T17:59:00Z">
        <w:r w:rsidDel="005173EC">
          <w:delText xml:space="preserve">Слика </w:delText>
        </w:r>
        <w:r w:rsidR="00ED0471" w:rsidDel="005173EC">
          <w:fldChar w:fldCharType="begin"/>
        </w:r>
        <w:r w:rsidR="00ED0471" w:rsidDel="005173EC">
          <w:delInstrText xml:space="preserve"> SEQ Слика \* ARABIC </w:delInstrText>
        </w:r>
        <w:r w:rsidR="00ED0471" w:rsidDel="005173EC">
          <w:fldChar w:fldCharType="separate"/>
        </w:r>
        <w:r w:rsidR="00364027" w:rsidDel="005173EC">
          <w:rPr>
            <w:noProof/>
          </w:rPr>
          <w:delText>2</w:delText>
        </w:r>
        <w:r w:rsidR="00ED0471" w:rsidDel="005173EC">
          <w:rPr>
            <w:noProof/>
          </w:rPr>
          <w:fldChar w:fldCharType="end"/>
        </w:r>
        <w:r w:rsidDel="005173EC">
          <w:delText xml:space="preserve"> - </w:delText>
        </w:r>
        <w:r w:rsidDel="005173EC">
          <w:rPr>
            <w:lang w:val="sr-Latn-RS"/>
          </w:rPr>
          <w:delText>Empathy Map Canvas</w:delText>
        </w:r>
      </w:del>
    </w:p>
    <w:p w14:paraId="690E701E" w14:textId="0DC5637F" w:rsidR="005173EC" w:rsidRDefault="005173EC" w:rsidP="005173EC">
      <w:pPr>
        <w:rPr>
          <w:ins w:id="244" w:author="Бранислав Којић" w:date="2022-06-20T17:59:00Z"/>
        </w:rPr>
      </w:pPr>
    </w:p>
    <w:p w14:paraId="16D0CCAD" w14:textId="77777777" w:rsidR="0019509C" w:rsidRDefault="005173EC" w:rsidP="0019509C">
      <w:pPr>
        <w:keepNext/>
        <w:rPr>
          <w:ins w:id="245" w:author="Бранислав Којић" w:date="2022-06-20T18:06:00Z"/>
        </w:rPr>
        <w:pPrChange w:id="246" w:author="Бранислав Којић" w:date="2022-06-20T18:06:00Z">
          <w:pPr/>
        </w:pPrChange>
      </w:pPr>
      <w:ins w:id="247" w:author="Бранислав Којић" w:date="2022-06-20T17:59:00Z">
        <w:r>
          <w:rPr>
            <w:noProof/>
            <w:lang w:val="sr-Cyrl-RS"/>
          </w:rPr>
          <w:drawing>
            <wp:inline distT="0" distB="0" distL="0" distR="0" wp14:anchorId="61CB2B5F" wp14:editId="078ABDB8">
              <wp:extent cx="5943600" cy="3043555"/>
              <wp:effectExtent l="0" t="0" r="0" b="4445"/>
              <wp:docPr id="10" name="Picture 10" descr="Diagram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Picture 10" descr="Diagram&#10;&#10;Description automatically generated"/>
                      <pic:cNvPicPr/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0435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3DCBE33" w14:textId="34307DC5" w:rsidR="005173EC" w:rsidRPr="005173EC" w:rsidDel="0019509C" w:rsidRDefault="0019509C" w:rsidP="0019509C">
      <w:pPr>
        <w:pStyle w:val="Caption"/>
        <w:rPr>
          <w:del w:id="248" w:author="Бранислав Којић" w:date="2022-06-20T18:06:00Z"/>
          <w:rPrChange w:id="249" w:author="Бранислав Којић" w:date="2022-06-20T17:59:00Z">
            <w:rPr>
              <w:del w:id="250" w:author="Бранислав Којић" w:date="2022-06-20T18:06:00Z"/>
              <w:rFonts w:ascii="Times New Roman" w:hAnsi="Times New Roman" w:cs="Times New Roman"/>
              <w:sz w:val="24"/>
              <w:szCs w:val="24"/>
              <w:lang w:val="sr-Cyrl-RS"/>
            </w:rPr>
          </w:rPrChange>
        </w:rPr>
      </w:pPr>
      <w:ins w:id="251" w:author="Бранислав Којић" w:date="2022-06-20T18:06:00Z">
        <w:r>
          <w:t xml:space="preserve">Слика  </w:t>
        </w:r>
        <w:r>
          <w:fldChar w:fldCharType="begin"/>
        </w:r>
        <w:r>
          <w:instrText xml:space="preserve"> SEQ Слика_ \* ARABIC </w:instrText>
        </w:r>
      </w:ins>
      <w:r>
        <w:fldChar w:fldCharType="separate"/>
      </w:r>
      <w:ins w:id="252" w:author="Бранислав Којић" w:date="2022-06-20T18:07:00Z">
        <w:r w:rsidR="001E7508">
          <w:rPr>
            <w:noProof/>
          </w:rPr>
          <w:t>3</w:t>
        </w:r>
      </w:ins>
      <w:ins w:id="253" w:author="Бранислав Којић" w:date="2022-06-20T18:06:00Z">
        <w:r>
          <w:fldChar w:fldCharType="end"/>
        </w:r>
        <w:r>
          <w:rPr>
            <w:lang w:val="sr-Cyrl-RS"/>
          </w:rPr>
          <w:t xml:space="preserve"> </w:t>
        </w:r>
        <w:r w:rsidRPr="00C217CA">
          <w:rPr>
            <w:lang w:val="sr-Cyrl-RS"/>
          </w:rPr>
          <w:t>- Empathy Map Canvas за туристе</w:t>
        </w:r>
      </w:ins>
    </w:p>
    <w:p w14:paraId="5BD9751E" w14:textId="77777777" w:rsidR="00237D5C" w:rsidRPr="00A12A9F" w:rsidDel="0019509C" w:rsidRDefault="00237D5C" w:rsidP="006B650C">
      <w:pPr>
        <w:rPr>
          <w:del w:id="254" w:author="Бранислав Којић" w:date="2022-06-20T18:06:00Z"/>
          <w:color w:val="FF0000"/>
          <w:lang w:val="sr-Cyrl-RS"/>
        </w:rPr>
      </w:pPr>
    </w:p>
    <w:p w14:paraId="6AFDF6CB" w14:textId="77777777" w:rsidR="005173EC" w:rsidRDefault="005173EC" w:rsidP="0019509C">
      <w:pPr>
        <w:pStyle w:val="Caption"/>
        <w:rPr>
          <w:ins w:id="255" w:author="Бранислав Којић" w:date="2022-06-20T17:59:00Z"/>
          <w:rFonts w:asciiTheme="majorHAnsi" w:eastAsiaTheme="majorEastAsia" w:hAnsiTheme="majorHAnsi" w:cstheme="majorBidi"/>
          <w:sz w:val="28"/>
          <w:szCs w:val="28"/>
          <w:lang w:val="sr-Cyrl-RS"/>
        </w:rPr>
        <w:pPrChange w:id="256" w:author="Бранислав Којић" w:date="2022-06-20T18:06:00Z">
          <w:pPr/>
        </w:pPrChange>
      </w:pPr>
      <w:ins w:id="257" w:author="Бранислав Којић" w:date="2022-06-20T17:59:00Z">
        <w:r>
          <w:rPr>
            <w:lang w:val="sr-Cyrl-RS"/>
          </w:rPr>
          <w:br w:type="page"/>
        </w:r>
      </w:ins>
    </w:p>
    <w:p w14:paraId="5B25EEE7" w14:textId="05BE277F" w:rsidR="00C5189E" w:rsidRDefault="00A85458" w:rsidP="00C5189E">
      <w:pPr>
        <w:pStyle w:val="Heading2"/>
        <w:numPr>
          <w:ilvl w:val="1"/>
          <w:numId w:val="7"/>
        </w:numPr>
        <w:rPr>
          <w:lang w:val="sr-Cyrl-RS"/>
        </w:rPr>
      </w:pPr>
      <w:bookmarkStart w:id="258" w:name="_Toc106641486"/>
      <w:r w:rsidRPr="00A85458">
        <w:rPr>
          <w:lang w:val="sr-Cyrl-RS"/>
        </w:rPr>
        <w:t>Предло</w:t>
      </w:r>
      <w:r w:rsidR="002B4D73">
        <w:rPr>
          <w:lang w:val="sr-Cyrl-RS"/>
        </w:rPr>
        <w:t>зи</w:t>
      </w:r>
      <w:r w:rsidRPr="00A85458">
        <w:rPr>
          <w:lang w:val="sr-Cyrl-RS"/>
        </w:rPr>
        <w:t xml:space="preserve"> вредности</w:t>
      </w:r>
      <w:bookmarkEnd w:id="258"/>
    </w:p>
    <w:p w14:paraId="4D5EE2B1" w14:textId="77777777" w:rsidR="00C5189E" w:rsidRPr="00C5189E" w:rsidRDefault="00C5189E" w:rsidP="00C5189E">
      <w:pPr>
        <w:rPr>
          <w:lang w:val="sr-Cyrl-RS"/>
        </w:rPr>
      </w:pPr>
    </w:p>
    <w:p w14:paraId="19522A3B" w14:textId="5B5D61F7" w:rsidR="00FD7CD6" w:rsidRPr="00695109" w:rsidRDefault="00F56470" w:rsidP="00FD7CD6">
      <w:pPr>
        <w:rPr>
          <w:rFonts w:eastAsia="Times New Roman" w:cstheme="minorHAnsi"/>
          <w:shd w:val="clear" w:color="auto" w:fill="FFFFFF"/>
          <w:lang w:val="sr-Cyrl-RS" w:eastAsia="en-GB"/>
        </w:rPr>
      </w:pPr>
      <w:r w:rsidRPr="00695109">
        <w:rPr>
          <w:rFonts w:cstheme="minorHAnsi"/>
          <w:lang w:val="sr-Cyrl-RS"/>
        </w:rPr>
        <w:t xml:space="preserve">Циљни </w:t>
      </w:r>
      <w:r w:rsidR="002D1DF4" w:rsidRPr="00695109">
        <w:rPr>
          <w:rFonts w:cstheme="minorHAnsi"/>
          <w:lang w:val="sr-Cyrl-RS"/>
        </w:rPr>
        <w:t xml:space="preserve">кориснички сегмент се суочава са проблемима као што су </w:t>
      </w:r>
      <w:r w:rsidR="004F6AAB" w:rsidRPr="00695109">
        <w:rPr>
          <w:rFonts w:cstheme="minorHAnsi"/>
          <w:lang w:val="sr-Cyrl-RS"/>
        </w:rPr>
        <w:t xml:space="preserve">мањак </w:t>
      </w:r>
      <w:r w:rsidR="00970B82" w:rsidRPr="00695109">
        <w:rPr>
          <w:rFonts w:cstheme="minorHAnsi"/>
          <w:lang w:val="sr-Cyrl-RS"/>
        </w:rPr>
        <w:t xml:space="preserve">времена </w:t>
      </w:r>
      <w:r w:rsidR="001E023F" w:rsidRPr="00695109">
        <w:rPr>
          <w:rFonts w:cstheme="minorHAnsi"/>
          <w:lang w:val="sr-Cyrl-RS"/>
        </w:rPr>
        <w:t>за планирање путовања, ограничен</w:t>
      </w:r>
      <w:r w:rsidR="00E06915" w:rsidRPr="00695109">
        <w:rPr>
          <w:rFonts w:cstheme="minorHAnsi"/>
          <w:lang w:val="sr-Cyrl-RS"/>
        </w:rPr>
        <w:t xml:space="preserve"> буџет</w:t>
      </w:r>
      <w:r w:rsidR="0091272B" w:rsidRPr="00695109">
        <w:rPr>
          <w:rFonts w:cstheme="minorHAnsi"/>
          <w:lang w:val="sr-Cyrl-RS"/>
        </w:rPr>
        <w:t xml:space="preserve"> и</w:t>
      </w:r>
      <w:r w:rsidR="00E06915" w:rsidRPr="00695109">
        <w:rPr>
          <w:rFonts w:cstheme="minorHAnsi"/>
          <w:lang w:val="sr-Cyrl-RS"/>
        </w:rPr>
        <w:t xml:space="preserve"> </w:t>
      </w:r>
      <w:r w:rsidR="0097236E" w:rsidRPr="00695109">
        <w:rPr>
          <w:rFonts w:cstheme="minorHAnsi"/>
          <w:lang w:val="sr-Cyrl-RS"/>
        </w:rPr>
        <w:t>раштрка</w:t>
      </w:r>
      <w:r w:rsidR="004B7281" w:rsidRPr="00695109">
        <w:rPr>
          <w:rFonts w:cstheme="minorHAnsi"/>
          <w:lang w:val="sr-Cyrl-RS"/>
        </w:rPr>
        <w:t xml:space="preserve">не </w:t>
      </w:r>
      <w:r w:rsidR="00B074C4" w:rsidRPr="00695109">
        <w:rPr>
          <w:rFonts w:cstheme="minorHAnsi"/>
          <w:lang w:val="sr-Cyrl-RS"/>
        </w:rPr>
        <w:t>информације</w:t>
      </w:r>
      <w:r w:rsidR="007757FF" w:rsidRPr="00695109">
        <w:rPr>
          <w:rFonts w:cstheme="minorHAnsi"/>
          <w:lang w:val="sr-Cyrl-RS"/>
        </w:rPr>
        <w:t xml:space="preserve">. </w:t>
      </w:r>
      <w:r w:rsidR="008F7B0E" w:rsidRPr="00695109">
        <w:rPr>
          <w:rFonts w:cstheme="minorHAnsi"/>
          <w:lang w:val="sr-Cyrl-RS"/>
        </w:rPr>
        <w:t xml:space="preserve">Пословни модел </w:t>
      </w:r>
      <w:r w:rsidR="007A4187" w:rsidRPr="00695109">
        <w:rPr>
          <w:rFonts w:cstheme="minorHAnsi"/>
          <w:lang w:val="sr-Cyrl-RS"/>
        </w:rPr>
        <w:t>решава н</w:t>
      </w:r>
      <w:r w:rsidR="008F7B0E" w:rsidRPr="00695109">
        <w:rPr>
          <w:rFonts w:cstheme="minorHAnsi"/>
          <w:lang w:val="sr-Cyrl-RS"/>
        </w:rPr>
        <w:t xml:space="preserve">аведене проблеме </w:t>
      </w:r>
      <w:r w:rsidR="007A4187" w:rsidRPr="00695109">
        <w:rPr>
          <w:rFonts w:cstheme="minorHAnsi"/>
          <w:lang w:val="sr-Cyrl-RS"/>
        </w:rPr>
        <w:t>обрачуном трошкова уместо корисника, пр</w:t>
      </w:r>
      <w:r w:rsidR="00306129" w:rsidRPr="00695109">
        <w:rPr>
          <w:rFonts w:cstheme="minorHAnsi"/>
          <w:lang w:val="sr-Cyrl-RS"/>
        </w:rPr>
        <w:t>едл</w:t>
      </w:r>
      <w:r w:rsidR="005176F4" w:rsidRPr="00695109">
        <w:rPr>
          <w:rFonts w:cstheme="minorHAnsi"/>
          <w:lang w:val="sr-Cyrl-RS"/>
        </w:rPr>
        <w:t>агање</w:t>
      </w:r>
      <w:r w:rsidR="00306129" w:rsidRPr="00695109">
        <w:rPr>
          <w:rFonts w:cstheme="minorHAnsi"/>
          <w:lang w:val="sr-Cyrl-RS"/>
        </w:rPr>
        <w:t>м смештаја</w:t>
      </w:r>
      <w:r w:rsidR="0091272B" w:rsidRPr="00695109">
        <w:rPr>
          <w:rFonts w:cstheme="minorHAnsi"/>
          <w:lang w:val="sr-Cyrl-RS"/>
        </w:rPr>
        <w:t>, као</w:t>
      </w:r>
      <w:r w:rsidR="00306129" w:rsidRPr="00695109">
        <w:rPr>
          <w:rFonts w:cstheme="minorHAnsi"/>
          <w:lang w:val="sr-Cyrl-RS"/>
        </w:rPr>
        <w:t xml:space="preserve"> и давањем </w:t>
      </w:r>
      <w:r w:rsidR="0091272B" w:rsidRPr="00695109">
        <w:rPr>
          <w:rFonts w:cstheme="minorHAnsi"/>
          <w:lang w:val="sr-Cyrl-RS"/>
        </w:rPr>
        <w:t>неопходних информација на једном месту.</w:t>
      </w:r>
      <w:r w:rsidR="00896E74" w:rsidRPr="00695109">
        <w:rPr>
          <w:rFonts w:cstheme="minorHAnsi"/>
          <w:lang w:val="sr-Cyrl-RS"/>
        </w:rPr>
        <w:t xml:space="preserve"> </w:t>
      </w:r>
      <w:r w:rsidR="00FD7CD6" w:rsidRPr="00695109">
        <w:rPr>
          <w:rFonts w:cstheme="minorHAnsi"/>
          <w:lang w:val="sr-Cyrl-RS"/>
        </w:rPr>
        <w:t xml:space="preserve">Тачније, </w:t>
      </w:r>
      <w:r w:rsidR="00943064" w:rsidRPr="00695109">
        <w:rPr>
          <w:rFonts w:eastAsia="Times New Roman" w:cstheme="minorHAnsi"/>
          <w:shd w:val="clear" w:color="auto" w:fill="FFFFFF"/>
          <w:lang w:val="sr-Cyrl-RS" w:eastAsia="en-GB"/>
        </w:rPr>
        <w:t>н</w:t>
      </w:r>
      <w:r w:rsidR="00FD7CD6" w:rsidRPr="003C5F02">
        <w:rPr>
          <w:rFonts w:eastAsia="Times New Roman" w:cstheme="minorHAnsi"/>
          <w:shd w:val="clear" w:color="auto" w:fill="FFFFFF"/>
          <w:lang w:val="sr-Cyrl-RS" w:eastAsia="en-GB"/>
        </w:rPr>
        <w:t>а основу буџета и додатних података о путовању корисник добија листу дестинација са просечном ценом апартмана, оброка, као и ценом горива које би било потрошено до одредишта.</w:t>
      </w:r>
      <w:r w:rsidR="00FD7CD6" w:rsidRPr="003C5F02">
        <w:rPr>
          <w:rFonts w:eastAsia="Times New Roman" w:cstheme="minorHAnsi"/>
          <w:shd w:val="clear" w:color="auto" w:fill="FFFFFF"/>
          <w:lang w:eastAsia="en-GB"/>
        </w:rPr>
        <w:t> </w:t>
      </w:r>
      <w:r w:rsidR="00FD7CD6" w:rsidRPr="00695109">
        <w:rPr>
          <w:rFonts w:eastAsia="Times New Roman" w:cstheme="minorHAnsi"/>
          <w:shd w:val="clear" w:color="auto" w:fill="FFFFFF"/>
          <w:lang w:val="sr-Cyrl-RS" w:eastAsia="en-GB"/>
        </w:rPr>
        <w:t>Такође и обрнуто, на основу жељене дестинације корисник може да добије процену буџета потребног за реализацију.</w:t>
      </w:r>
    </w:p>
    <w:p w14:paraId="6C27A7DD" w14:textId="002ACB31" w:rsidR="00111504" w:rsidRPr="00695109" w:rsidRDefault="0055783D" w:rsidP="00A12A9F">
      <w:pPr>
        <w:rPr>
          <w:rFonts w:cstheme="minorHAnsi"/>
          <w:lang w:val="sr-Cyrl-RS"/>
        </w:rPr>
      </w:pPr>
      <w:r w:rsidRPr="00695109">
        <w:rPr>
          <w:rFonts w:cstheme="minorHAnsi"/>
          <w:lang w:val="sr-Cyrl-RS"/>
        </w:rPr>
        <w:t xml:space="preserve">Кључне предности </w:t>
      </w:r>
      <w:r w:rsidR="004C1C1D" w:rsidRPr="00695109">
        <w:rPr>
          <w:rFonts w:cstheme="minorHAnsi"/>
          <w:lang w:val="sr-Cyrl-RS"/>
        </w:rPr>
        <w:t xml:space="preserve">услуге су уштеда времена и труда, </w:t>
      </w:r>
      <w:r w:rsidR="0077140A" w:rsidRPr="00695109">
        <w:rPr>
          <w:rFonts w:cstheme="minorHAnsi"/>
          <w:lang w:val="sr-Cyrl-RS"/>
        </w:rPr>
        <w:t>једноставност коришћења, леп и модеран дизајн</w:t>
      </w:r>
      <w:r w:rsidR="00896E74" w:rsidRPr="00695109">
        <w:rPr>
          <w:rFonts w:cstheme="minorHAnsi"/>
          <w:lang w:val="sr-Cyrl-RS"/>
        </w:rPr>
        <w:t>.</w:t>
      </w:r>
      <w:r w:rsidR="002A45D1" w:rsidRPr="00695109">
        <w:rPr>
          <w:rFonts w:cstheme="minorHAnsi"/>
          <w:lang w:val="sr-Cyrl-RS"/>
        </w:rPr>
        <w:t xml:space="preserve"> </w:t>
      </w:r>
      <w:r w:rsidR="00F30251" w:rsidRPr="00695109">
        <w:rPr>
          <w:rFonts w:cstheme="minorHAnsi"/>
          <w:lang w:val="sr-Cyrl-RS"/>
        </w:rPr>
        <w:t xml:space="preserve">Све наведено се постиже </w:t>
      </w:r>
      <w:r w:rsidR="009D4652" w:rsidRPr="00695109">
        <w:rPr>
          <w:rFonts w:cstheme="minorHAnsi"/>
          <w:lang w:val="sr-Cyrl-RS"/>
        </w:rPr>
        <w:t xml:space="preserve">стручним </w:t>
      </w:r>
      <w:r w:rsidR="00FA7440" w:rsidRPr="00695109">
        <w:rPr>
          <w:rFonts w:cstheme="minorHAnsi"/>
          <w:lang w:val="sr-Cyrl-RS"/>
        </w:rPr>
        <w:t xml:space="preserve">знањем и </w:t>
      </w:r>
      <w:r w:rsidR="00F30251" w:rsidRPr="00695109">
        <w:rPr>
          <w:rFonts w:cstheme="minorHAnsi"/>
          <w:lang w:val="sr-Cyrl-RS"/>
        </w:rPr>
        <w:t>коришћење</w:t>
      </w:r>
      <w:r w:rsidR="00FA7440" w:rsidRPr="00695109">
        <w:rPr>
          <w:rFonts w:cstheme="minorHAnsi"/>
          <w:lang w:val="sr-Cyrl-RS"/>
        </w:rPr>
        <w:t>м</w:t>
      </w:r>
      <w:r w:rsidR="00F30251" w:rsidRPr="00695109">
        <w:rPr>
          <w:rFonts w:cstheme="minorHAnsi"/>
          <w:lang w:val="sr-Cyrl-RS"/>
        </w:rPr>
        <w:t xml:space="preserve"> база смештајних </w:t>
      </w:r>
      <w:r w:rsidR="00BE7F95" w:rsidRPr="00695109">
        <w:rPr>
          <w:rFonts w:cstheme="minorHAnsi"/>
          <w:lang w:val="sr-Cyrl-RS"/>
        </w:rPr>
        <w:t>објеката</w:t>
      </w:r>
      <w:r w:rsidR="00FA7440" w:rsidRPr="00695109">
        <w:rPr>
          <w:rFonts w:cstheme="minorHAnsi"/>
          <w:lang w:val="sr-Cyrl-RS"/>
        </w:rPr>
        <w:t xml:space="preserve"> и аутомобила.</w:t>
      </w:r>
      <w:r w:rsidR="00BE7F95" w:rsidRPr="00695109">
        <w:rPr>
          <w:rFonts w:cstheme="minorHAnsi"/>
          <w:lang w:val="sr-Cyrl-RS"/>
        </w:rPr>
        <w:t xml:space="preserve"> </w:t>
      </w:r>
      <w:r w:rsidR="00896E74" w:rsidRPr="00695109">
        <w:rPr>
          <w:rFonts w:cstheme="minorHAnsi"/>
          <w:lang w:val="sr-Cyrl-RS"/>
        </w:rPr>
        <w:t xml:space="preserve"> </w:t>
      </w:r>
    </w:p>
    <w:p w14:paraId="336BB7D4" w14:textId="50EB2E9D" w:rsidR="006D6A53" w:rsidRPr="00695109" w:rsidRDefault="00873224" w:rsidP="00A12A9F">
      <w:pPr>
        <w:rPr>
          <w:rFonts w:cstheme="minorHAnsi"/>
          <w:lang w:val="sr-Cyrl-RS"/>
        </w:rPr>
      </w:pPr>
      <w:r w:rsidRPr="00695109">
        <w:rPr>
          <w:rFonts w:cstheme="minorHAnsi"/>
          <w:lang w:val="sr-Cyrl-RS"/>
        </w:rPr>
        <w:t xml:space="preserve">Предлози вредности су </w:t>
      </w:r>
      <w:r w:rsidR="007B492E" w:rsidRPr="00695109">
        <w:rPr>
          <w:rFonts w:cstheme="minorHAnsi"/>
          <w:lang w:val="sr-Cyrl-RS"/>
        </w:rPr>
        <w:t xml:space="preserve">оригиналност идеје, </w:t>
      </w:r>
      <w:r w:rsidRPr="00695109">
        <w:rPr>
          <w:rFonts w:cstheme="minorHAnsi"/>
          <w:lang w:val="sr-Cyrl-RS"/>
        </w:rPr>
        <w:t>прилагођавање услуга према специфичним потребама корисника</w:t>
      </w:r>
      <w:r w:rsidR="007B492E" w:rsidRPr="00695109">
        <w:rPr>
          <w:rFonts w:cstheme="minorHAnsi"/>
          <w:lang w:val="sr-Cyrl-RS"/>
        </w:rPr>
        <w:t xml:space="preserve"> и</w:t>
      </w:r>
      <w:r w:rsidRPr="00695109">
        <w:rPr>
          <w:rFonts w:cstheme="minorHAnsi"/>
          <w:lang w:val="sr-Cyrl-RS"/>
        </w:rPr>
        <w:t xml:space="preserve"> пом</w:t>
      </w:r>
      <w:r w:rsidR="00D14351" w:rsidRPr="00695109">
        <w:rPr>
          <w:rFonts w:cstheme="minorHAnsi"/>
          <w:lang w:val="sr-Cyrl-RS"/>
        </w:rPr>
        <w:t>агање</w:t>
      </w:r>
      <w:r w:rsidR="003D4B2A" w:rsidRPr="00695109">
        <w:rPr>
          <w:rFonts w:cstheme="minorHAnsi"/>
          <w:lang w:val="sr-Cyrl-RS"/>
        </w:rPr>
        <w:t xml:space="preserve"> кориснику у снижавању трошкова</w:t>
      </w:r>
      <w:r w:rsidR="00D14351" w:rsidRPr="00695109">
        <w:rPr>
          <w:rFonts w:cstheme="minorHAnsi"/>
          <w:lang w:val="sr-Cyrl-RS"/>
        </w:rPr>
        <w:t xml:space="preserve"> и уштеди времена</w:t>
      </w:r>
      <w:r w:rsidR="007B492E" w:rsidRPr="00695109">
        <w:rPr>
          <w:rFonts w:cstheme="minorHAnsi"/>
          <w:lang w:val="sr-Cyrl-RS"/>
        </w:rPr>
        <w:t>.</w:t>
      </w:r>
    </w:p>
    <w:p w14:paraId="6D4AE3AF" w14:textId="77777777" w:rsidR="004E0DEA" w:rsidRDefault="004E0DEA" w:rsidP="00A12A9F">
      <w:pPr>
        <w:rPr>
          <w:rFonts w:ascii="Times New Roman" w:hAnsi="Times New Roman" w:cs="Times New Roman"/>
          <w:sz w:val="24"/>
          <w:szCs w:val="24"/>
          <w:lang w:val="sr-Cyrl-RS"/>
        </w:rPr>
      </w:pPr>
    </w:p>
    <w:p w14:paraId="2311022C" w14:textId="77777777" w:rsidR="001E7508" w:rsidRDefault="00364027" w:rsidP="001E7508">
      <w:pPr>
        <w:keepNext/>
        <w:rPr>
          <w:ins w:id="259" w:author="Бранислав Којић" w:date="2022-06-20T18:06:00Z"/>
        </w:rPr>
      </w:pPr>
      <w:del w:id="260" w:author="Бранислав Којић" w:date="2022-06-20T18:01:00Z">
        <w:r w:rsidRPr="00364027" w:rsidDel="0019509C">
          <w:rPr>
            <w:rFonts w:ascii="Times New Roman" w:hAnsi="Times New Roman" w:cs="Times New Roman"/>
            <w:noProof/>
            <w:sz w:val="24"/>
            <w:szCs w:val="24"/>
          </w:rPr>
          <w:lastRenderedPageBreak/>
          <w:drawing>
            <wp:inline distT="0" distB="0" distL="0" distR="0" wp14:anchorId="203A2218" wp14:editId="1319A3FA">
              <wp:extent cx="5943600" cy="2910205"/>
              <wp:effectExtent l="0" t="0" r="0" b="0"/>
              <wp:docPr id="5" name="Picture 5" descr="Diagram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Picture 5" descr="Diagram&#10;&#10;Description automatically generated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91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261" w:author="Бранислав Којић" w:date="2022-06-20T18:01:00Z">
        <w:r w:rsidR="0019509C">
          <w:rPr>
            <w:noProof/>
          </w:rPr>
          <w:drawing>
            <wp:inline distT="0" distB="0" distL="0" distR="0" wp14:anchorId="7383EF96" wp14:editId="73219B02">
              <wp:extent cx="5943600" cy="2997200"/>
              <wp:effectExtent l="0" t="0" r="0" b="0"/>
              <wp:docPr id="11" name="Picture 11" descr="Diagram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" name="Picture 11" descr="Diagram&#10;&#10;Description automatically generated"/>
                      <pic:cNvPicPr/>
                    </pic:nvPicPr>
                    <pic:blipFill>
                      <a:blip r:embed="rId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997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4EC29F4" w14:textId="7134B913" w:rsidR="00364027" w:rsidDel="001E7508" w:rsidRDefault="001E7508" w:rsidP="001E7508">
      <w:pPr>
        <w:pStyle w:val="Caption"/>
        <w:rPr>
          <w:del w:id="262" w:author="Бранислав Којић" w:date="2022-06-20T18:06:00Z"/>
        </w:rPr>
        <w:pPrChange w:id="263" w:author="Бранислав Којић" w:date="2022-06-20T18:06:00Z">
          <w:pPr>
            <w:keepNext/>
          </w:pPr>
        </w:pPrChange>
      </w:pPr>
      <w:ins w:id="264" w:author="Бранислав Којић" w:date="2022-06-20T18:06:00Z">
        <w:r>
          <w:t xml:space="preserve">Слика  </w:t>
        </w:r>
        <w:r>
          <w:fldChar w:fldCharType="begin"/>
        </w:r>
        <w:r>
          <w:instrText xml:space="preserve"> SEQ Слика_ \* ARABIC </w:instrText>
        </w:r>
      </w:ins>
      <w:r>
        <w:fldChar w:fldCharType="separate"/>
      </w:r>
      <w:ins w:id="265" w:author="Бранислав Којић" w:date="2022-06-20T18:07:00Z">
        <w:r>
          <w:rPr>
            <w:noProof/>
          </w:rPr>
          <w:t>4</w:t>
        </w:r>
      </w:ins>
      <w:ins w:id="266" w:author="Бранислав Којић" w:date="2022-06-20T18:06:00Z">
        <w:r>
          <w:fldChar w:fldCharType="end"/>
        </w:r>
        <w:r>
          <w:rPr>
            <w:lang w:val="sr-Cyrl-RS"/>
          </w:rPr>
          <w:t xml:space="preserve"> </w:t>
        </w:r>
        <w:r w:rsidRPr="005A3A67">
          <w:t>- Value Proposition Canvas за љубитеље путовања из Србије</w:t>
        </w:r>
      </w:ins>
    </w:p>
    <w:p w14:paraId="52EEAAE2" w14:textId="24E3F7C9" w:rsidR="0019509C" w:rsidRDefault="0019509C" w:rsidP="001E7508">
      <w:pPr>
        <w:pStyle w:val="Caption"/>
        <w:rPr>
          <w:ins w:id="267" w:author="Бранислав Којић" w:date="2022-06-20T18:01:00Z"/>
        </w:rPr>
        <w:pPrChange w:id="268" w:author="Бранислав Којић" w:date="2022-06-20T18:06:00Z">
          <w:pPr/>
        </w:pPrChange>
      </w:pPr>
    </w:p>
    <w:p w14:paraId="62A96F8D" w14:textId="77777777" w:rsidR="001E7508" w:rsidRDefault="0019509C" w:rsidP="001E7508">
      <w:pPr>
        <w:pStyle w:val="Caption"/>
        <w:keepNext/>
        <w:rPr>
          <w:ins w:id="269" w:author="Бранислав Којић" w:date="2022-06-20T18:07:00Z"/>
        </w:rPr>
        <w:pPrChange w:id="270" w:author="Бранислав Којић" w:date="2022-06-20T18:07:00Z">
          <w:pPr>
            <w:pStyle w:val="Caption"/>
          </w:pPr>
        </w:pPrChange>
      </w:pPr>
      <w:ins w:id="271" w:author="Бранислав Којић" w:date="2022-06-20T18:01:00Z">
        <w:r>
          <w:rPr>
            <w:noProof/>
            <w:lang w:val="sr-Latn-RS"/>
          </w:rPr>
          <w:drawing>
            <wp:inline distT="0" distB="0" distL="0" distR="0" wp14:anchorId="23E8CC25" wp14:editId="234F17F9">
              <wp:extent cx="5943600" cy="2941955"/>
              <wp:effectExtent l="0" t="0" r="0" b="0"/>
              <wp:docPr id="12" name="Picture 12" descr="Diagram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" name="Picture 12" descr="Diagram&#10;&#10;Description automatically generated"/>
                      <pic:cNvPicPr/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9419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929703B" w14:textId="30DC31A2" w:rsidR="001E7508" w:rsidRDefault="001E7508" w:rsidP="001E7508">
      <w:pPr>
        <w:pStyle w:val="Caption"/>
        <w:rPr>
          <w:ins w:id="272" w:author="Бранислав Којић" w:date="2022-06-20T18:07:00Z"/>
        </w:rPr>
      </w:pPr>
      <w:ins w:id="273" w:author="Бранислав Којић" w:date="2022-06-20T18:07:00Z">
        <w:r>
          <w:t xml:space="preserve">Слика  </w:t>
        </w:r>
        <w:r>
          <w:fldChar w:fldCharType="begin"/>
        </w:r>
        <w:r>
          <w:instrText xml:space="preserve"> SEQ Слика_ \* ARABIC </w:instrText>
        </w:r>
      </w:ins>
      <w:r>
        <w:fldChar w:fldCharType="separate"/>
      </w:r>
      <w:ins w:id="274" w:author="Бранислав Којић" w:date="2022-06-20T18:07:00Z">
        <w:r>
          <w:rPr>
            <w:noProof/>
          </w:rPr>
          <w:t>5</w:t>
        </w:r>
        <w:r>
          <w:fldChar w:fldCharType="end"/>
        </w:r>
        <w:r>
          <w:rPr>
            <w:lang w:val="sr-Cyrl-RS"/>
          </w:rPr>
          <w:t xml:space="preserve"> - </w:t>
        </w:r>
        <w:r w:rsidRPr="00837060">
          <w:rPr>
            <w:lang w:val="sr-Cyrl-RS"/>
          </w:rPr>
          <w:t>Value Proposition Canvas за туристе</w:t>
        </w:r>
      </w:ins>
    </w:p>
    <w:p w14:paraId="4E0E3BA6" w14:textId="68A0249C" w:rsidR="00364027" w:rsidRDefault="00364027" w:rsidP="00364027">
      <w:pPr>
        <w:pStyle w:val="Caption"/>
        <w:rPr>
          <w:ins w:id="275" w:author="Бранислав Којић" w:date="2022-06-20T18:01:00Z"/>
        </w:rPr>
      </w:pPr>
      <w:del w:id="276" w:author="Бранислав Којић" w:date="2022-06-20T18:01:00Z">
        <w:r w:rsidDel="0019509C">
          <w:delText xml:space="preserve">Слика </w:delText>
        </w:r>
        <w:r w:rsidR="00ED0471" w:rsidDel="0019509C">
          <w:fldChar w:fldCharType="begin"/>
        </w:r>
        <w:r w:rsidR="00ED0471" w:rsidDel="0019509C">
          <w:delInstrText xml:space="preserve"> SEQ Слика \* ARABIC </w:delInstrText>
        </w:r>
        <w:r w:rsidR="00ED0471" w:rsidDel="0019509C">
          <w:fldChar w:fldCharType="separate"/>
        </w:r>
        <w:r w:rsidDel="0019509C">
          <w:rPr>
            <w:noProof/>
          </w:rPr>
          <w:delText>3</w:delText>
        </w:r>
        <w:r w:rsidR="00ED0471" w:rsidDel="0019509C">
          <w:rPr>
            <w:noProof/>
          </w:rPr>
          <w:fldChar w:fldCharType="end"/>
        </w:r>
        <w:r w:rsidDel="0019509C">
          <w:rPr>
            <w:lang w:val="sr-Cyrl-RS"/>
          </w:rPr>
          <w:delText xml:space="preserve"> - </w:delText>
        </w:r>
        <w:r w:rsidDel="0019509C">
          <w:rPr>
            <w:lang w:val="sr-Latn-RS"/>
          </w:rPr>
          <w:delText>Value Proposition Canvas</w:delText>
        </w:r>
      </w:del>
    </w:p>
    <w:p w14:paraId="4BAC3EF7" w14:textId="7B6065EB" w:rsidR="0019509C" w:rsidRPr="0019509C" w:rsidDel="001E7508" w:rsidRDefault="0019509C" w:rsidP="0019509C">
      <w:pPr>
        <w:rPr>
          <w:del w:id="277" w:author="Бранислав Којић" w:date="2022-06-20T18:06:00Z"/>
          <w:rPrChange w:id="278" w:author="Бранислав Којић" w:date="2022-06-20T18:01:00Z">
            <w:rPr>
              <w:del w:id="279" w:author="Бранислав Којић" w:date="2022-06-20T18:06:00Z"/>
              <w:lang w:val="sr-Latn-RS"/>
            </w:rPr>
          </w:rPrChange>
        </w:rPr>
        <w:pPrChange w:id="280" w:author="Бранислав Којић" w:date="2022-06-20T18:01:00Z">
          <w:pPr>
            <w:pStyle w:val="Caption"/>
          </w:pPr>
        </w:pPrChange>
      </w:pPr>
    </w:p>
    <w:p w14:paraId="639DA54A" w14:textId="77777777" w:rsidR="00695109" w:rsidRPr="00695109" w:rsidRDefault="00695109" w:rsidP="00695109">
      <w:pPr>
        <w:rPr>
          <w:lang w:val="sr-Latn-RS"/>
        </w:rPr>
      </w:pPr>
    </w:p>
    <w:p w14:paraId="125E4512" w14:textId="0E189ADF" w:rsidR="002B4D73" w:rsidRDefault="002B4D73" w:rsidP="00504D55">
      <w:pPr>
        <w:pStyle w:val="Heading2"/>
        <w:numPr>
          <w:ilvl w:val="1"/>
          <w:numId w:val="7"/>
        </w:numPr>
        <w:rPr>
          <w:lang w:val="sr-Cyrl-RS"/>
        </w:rPr>
      </w:pPr>
      <w:bookmarkStart w:id="281" w:name="_Toc106641487"/>
      <w:r>
        <w:rPr>
          <w:lang w:val="sr-Cyrl-RS"/>
        </w:rPr>
        <w:t>Канали дистрибуције</w:t>
      </w:r>
      <w:bookmarkEnd w:id="281"/>
    </w:p>
    <w:p w14:paraId="642A0B8D" w14:textId="77777777" w:rsidR="00AB33F3" w:rsidRDefault="00AB33F3" w:rsidP="00866442">
      <w:pPr>
        <w:rPr>
          <w:color w:val="FF0000"/>
          <w:lang w:val="sr-Cyrl-RS"/>
        </w:rPr>
      </w:pPr>
    </w:p>
    <w:p w14:paraId="7A8F98B4" w14:textId="165208D8" w:rsidR="006F0601" w:rsidRDefault="00454741" w:rsidP="00866442">
      <w:pPr>
        <w:rPr>
          <w:lang w:val="sr-Cyrl-RS"/>
        </w:rPr>
      </w:pPr>
      <w:r w:rsidRPr="003F598D">
        <w:rPr>
          <w:lang w:val="sr-Cyrl-RS"/>
        </w:rPr>
        <w:t>Са корисницима се комуницира п</w:t>
      </w:r>
      <w:r w:rsidR="005F7ACC">
        <w:rPr>
          <w:lang w:val="sr-Cyrl-RS"/>
        </w:rPr>
        <w:t>реко</w:t>
      </w:r>
      <w:r w:rsidRPr="003F598D">
        <w:rPr>
          <w:lang w:val="sr-Cyrl-RS"/>
        </w:rPr>
        <w:t xml:space="preserve"> </w:t>
      </w:r>
      <w:r w:rsidR="000E1A2E" w:rsidRPr="003F598D">
        <w:rPr>
          <w:lang w:val="sr-Latn-RS"/>
        </w:rPr>
        <w:t xml:space="preserve">online </w:t>
      </w:r>
      <w:r w:rsidR="000E1A2E" w:rsidRPr="003F598D">
        <w:rPr>
          <w:lang w:val="sr-Cyrl-RS"/>
        </w:rPr>
        <w:t>платформе</w:t>
      </w:r>
      <w:r w:rsidR="003B2ED9" w:rsidRPr="003F598D">
        <w:rPr>
          <w:lang w:val="sr-Cyrl-RS"/>
        </w:rPr>
        <w:t xml:space="preserve">, </w:t>
      </w:r>
      <w:r w:rsidR="00CF54C5">
        <w:rPr>
          <w:lang w:val="sr-Cyrl-RS"/>
        </w:rPr>
        <w:t xml:space="preserve">а </w:t>
      </w:r>
      <w:r w:rsidR="003B2ED9" w:rsidRPr="003F598D">
        <w:rPr>
          <w:lang w:val="sr-Cyrl-RS"/>
        </w:rPr>
        <w:t>до њих с</w:t>
      </w:r>
      <w:r w:rsidR="008C1393">
        <w:rPr>
          <w:lang w:val="sr-Cyrl-RS"/>
        </w:rPr>
        <w:t>е с</w:t>
      </w:r>
      <w:r w:rsidR="003B2ED9" w:rsidRPr="003F598D">
        <w:rPr>
          <w:lang w:val="sr-Cyrl-RS"/>
        </w:rPr>
        <w:t>тиже</w:t>
      </w:r>
      <w:r w:rsidR="005F7ACC">
        <w:rPr>
          <w:lang w:val="sr-Cyrl-RS"/>
        </w:rPr>
        <w:t xml:space="preserve"> </w:t>
      </w:r>
      <w:r w:rsidR="00234995">
        <w:rPr>
          <w:lang w:val="sr-Cyrl-RS"/>
        </w:rPr>
        <w:t>помоћу</w:t>
      </w:r>
      <w:r w:rsidR="00466012">
        <w:rPr>
          <w:lang w:val="sr-Cyrl-RS"/>
        </w:rPr>
        <w:t xml:space="preserve"> различитих типова</w:t>
      </w:r>
      <w:r w:rsidR="00234995">
        <w:rPr>
          <w:lang w:val="sr-Cyrl-RS"/>
        </w:rPr>
        <w:t xml:space="preserve"> </w:t>
      </w:r>
      <w:r w:rsidR="00EE35C8">
        <w:rPr>
          <w:lang w:val="sr-Cyrl-RS"/>
        </w:rPr>
        <w:t>рекламирања</w:t>
      </w:r>
      <w:r w:rsidR="00466012">
        <w:rPr>
          <w:lang w:val="sr-Cyrl-RS"/>
        </w:rPr>
        <w:t>.</w:t>
      </w:r>
      <w:r w:rsidR="00EF0DC0">
        <w:rPr>
          <w:lang w:val="sr-Latn-RS"/>
        </w:rPr>
        <w:t xml:space="preserve"> </w:t>
      </w:r>
      <w:r w:rsidR="005249A2">
        <w:rPr>
          <w:lang w:val="sr-Cyrl-RS"/>
        </w:rPr>
        <w:t>Канал дистрибуције је сопствени и директан.</w:t>
      </w:r>
    </w:p>
    <w:p w14:paraId="0652BC5C" w14:textId="0B521DBD" w:rsidR="00F255E6" w:rsidRDefault="00F255E6" w:rsidP="00866442">
      <w:pPr>
        <w:rPr>
          <w:lang w:val="sr-Cyrl-RS"/>
        </w:rPr>
      </w:pPr>
      <w:r>
        <w:rPr>
          <w:lang w:val="sr-Cyrl-RS"/>
        </w:rPr>
        <w:t>Свест корисника о нашим услугама подижемо</w:t>
      </w:r>
      <w:r w:rsidR="001D363E">
        <w:rPr>
          <w:lang w:val="sr-Cyrl-RS"/>
        </w:rPr>
        <w:t xml:space="preserve"> путем друштвених мрежа и оглашавања.</w:t>
      </w:r>
      <w:r w:rsidR="00D37F22">
        <w:rPr>
          <w:lang w:val="sr-Cyrl-RS"/>
        </w:rPr>
        <w:t xml:space="preserve"> </w:t>
      </w:r>
      <w:r w:rsidR="00552891">
        <w:rPr>
          <w:lang w:val="sr-Cyrl-RS"/>
        </w:rPr>
        <w:t xml:space="preserve">Предложене вредности достављамо </w:t>
      </w:r>
      <w:r w:rsidR="0013197A">
        <w:rPr>
          <w:lang w:val="sr-Cyrl-RS"/>
        </w:rPr>
        <w:t xml:space="preserve">електронским путем. </w:t>
      </w:r>
    </w:p>
    <w:p w14:paraId="6882AA2F" w14:textId="77777777" w:rsidR="00AB33F3" w:rsidRPr="005249A2" w:rsidRDefault="00AB33F3" w:rsidP="00866442">
      <w:pPr>
        <w:rPr>
          <w:lang w:val="sr-Cyrl-RS"/>
        </w:rPr>
      </w:pPr>
    </w:p>
    <w:p w14:paraId="637A0573" w14:textId="74174592" w:rsidR="002B4D73" w:rsidRDefault="002B4D73" w:rsidP="00504D55">
      <w:pPr>
        <w:pStyle w:val="Heading2"/>
        <w:numPr>
          <w:ilvl w:val="1"/>
          <w:numId w:val="7"/>
        </w:numPr>
        <w:rPr>
          <w:lang w:val="sr-Cyrl-RS"/>
        </w:rPr>
      </w:pPr>
      <w:bookmarkStart w:id="282" w:name="_Toc106641488"/>
      <w:r>
        <w:rPr>
          <w:lang w:val="sr-Cyrl-RS"/>
        </w:rPr>
        <w:t>Односи са корисницима</w:t>
      </w:r>
      <w:bookmarkEnd w:id="282"/>
    </w:p>
    <w:p w14:paraId="799F2016" w14:textId="77777777" w:rsidR="008371CD" w:rsidRDefault="008371CD" w:rsidP="001C310A">
      <w:pPr>
        <w:ind w:firstLine="360"/>
        <w:rPr>
          <w:lang w:val="sr-Cyrl-RS"/>
        </w:rPr>
      </w:pPr>
    </w:p>
    <w:p w14:paraId="7BE85256" w14:textId="6086701B" w:rsidR="00800F88" w:rsidRDefault="00800F88" w:rsidP="001C310A">
      <w:pPr>
        <w:ind w:firstLine="360"/>
        <w:rPr>
          <w:ins w:id="283" w:author="Бранислав Којић" w:date="2022-06-20T18:07:00Z"/>
          <w:lang w:val="sr-Cyrl-RS"/>
        </w:rPr>
      </w:pPr>
      <w:commentRangeStart w:id="284"/>
      <w:r>
        <w:rPr>
          <w:lang w:val="sr-Cyrl-RS"/>
        </w:rPr>
        <w:t xml:space="preserve">Са наведеним корисничким сегментом се </w:t>
      </w:r>
      <w:r w:rsidR="008371CD">
        <w:rPr>
          <w:lang w:val="sr-Cyrl-RS"/>
        </w:rPr>
        <w:t>комуницира путем аутоматизованог сервиса.</w:t>
      </w:r>
      <w:commentRangeEnd w:id="284"/>
      <w:r w:rsidR="00E765C1">
        <w:rPr>
          <w:rStyle w:val="CommentReference"/>
        </w:rPr>
        <w:commentReference w:id="284"/>
      </w:r>
    </w:p>
    <w:p w14:paraId="2087A755" w14:textId="6E6D586E" w:rsidR="001E7508" w:rsidRDefault="001E7508" w:rsidP="001E7508">
      <w:pPr>
        <w:ind w:left="360"/>
        <w:rPr>
          <w:lang w:val="sr-Cyrl-RS"/>
        </w:rPr>
        <w:pPrChange w:id="285" w:author="Бранислав Којић" w:date="2022-06-20T18:08:00Z">
          <w:pPr>
            <w:ind w:firstLine="360"/>
          </w:pPr>
        </w:pPrChange>
      </w:pPr>
      <w:ins w:id="286" w:author="Бранислав Којић" w:date="2022-06-20T18:07:00Z">
        <w:r>
          <w:rPr>
            <w:lang w:val="sr-Cyrl-RS"/>
          </w:rPr>
          <w:t>Корисници сва питања могу слати мејлом и зависно од питања надлежна особа или аутоматизован сервис ће им се јавити.</w:t>
        </w:r>
      </w:ins>
    </w:p>
    <w:p w14:paraId="17472B9E" w14:textId="77777777" w:rsidR="00054A33" w:rsidRPr="00AB33F3" w:rsidRDefault="00054A33" w:rsidP="001C310A">
      <w:pPr>
        <w:ind w:firstLine="360"/>
        <w:rPr>
          <w:lang w:val="sr-Cyrl-RS"/>
        </w:rPr>
      </w:pPr>
    </w:p>
    <w:p w14:paraId="660ADC47" w14:textId="417C41F4" w:rsidR="002B4D73" w:rsidRDefault="002B4D73" w:rsidP="00504D55">
      <w:pPr>
        <w:pStyle w:val="Heading2"/>
        <w:numPr>
          <w:ilvl w:val="1"/>
          <w:numId w:val="7"/>
        </w:numPr>
        <w:rPr>
          <w:lang w:val="sr-Cyrl-RS"/>
        </w:rPr>
      </w:pPr>
      <w:bookmarkStart w:id="287" w:name="_Toc106641489"/>
      <w:commentRangeStart w:id="288"/>
      <w:r>
        <w:rPr>
          <w:lang w:val="sr-Cyrl-RS"/>
        </w:rPr>
        <w:t>Токови прихода</w:t>
      </w:r>
      <w:commentRangeEnd w:id="288"/>
      <w:r w:rsidR="00E765C1">
        <w:rPr>
          <w:rStyle w:val="CommentReference"/>
          <w:rFonts w:asciiTheme="minorHAnsi" w:eastAsiaTheme="minorEastAsia" w:hAnsiTheme="minorHAnsi" w:cstheme="minorBidi"/>
          <w:b w:val="0"/>
          <w:bCs w:val="0"/>
        </w:rPr>
        <w:commentReference w:id="288"/>
      </w:r>
      <w:bookmarkEnd w:id="287"/>
    </w:p>
    <w:p w14:paraId="477110D7" w14:textId="77777777" w:rsidR="00386770" w:rsidRDefault="00386770" w:rsidP="001C310A">
      <w:pPr>
        <w:ind w:firstLine="360"/>
        <w:rPr>
          <w:color w:val="FF0000"/>
          <w:lang w:val="sr-Cyrl-RS"/>
        </w:rPr>
      </w:pPr>
    </w:p>
    <w:p w14:paraId="4541FAAB" w14:textId="40B8CDC9" w:rsidR="00054A33" w:rsidRDefault="001E7508" w:rsidP="001E7508">
      <w:pPr>
        <w:ind w:left="360"/>
        <w:rPr>
          <w:lang w:val="sr-Cyrl-RS"/>
        </w:rPr>
        <w:pPrChange w:id="289" w:author="Бранислав Којић" w:date="2022-06-20T18:08:00Z">
          <w:pPr>
            <w:ind w:firstLine="360"/>
          </w:pPr>
        </w:pPrChange>
      </w:pPr>
      <w:ins w:id="290" w:author="Бранислав Којић" w:date="2022-06-20T18:08:00Z">
        <w:r>
          <w:rPr>
            <w:lang w:val="sr-Cyrl-RS"/>
          </w:rPr>
          <w:t>За почетак, пословни модел зарађује путем накнаде за рекламни простор као и од накнаде за коришћење услуге. Даљим развојем постоји могућност за појављивањем додатних токова прихода, као што су сарадња са власницима смештајних објеката.</w:t>
        </w:r>
      </w:ins>
      <w:del w:id="291" w:author="Бранислав Којић" w:date="2022-06-20T18:08:00Z">
        <w:r w:rsidR="00264D23" w:rsidDel="001E7508">
          <w:rPr>
            <w:lang w:val="sr-Cyrl-RS"/>
          </w:rPr>
          <w:delText>За почетак, п</w:delText>
        </w:r>
        <w:r w:rsidR="00054A33" w:rsidDel="001E7508">
          <w:rPr>
            <w:lang w:val="sr-Cyrl-RS"/>
          </w:rPr>
          <w:delText xml:space="preserve">ословни модел зарађује путем накнаде за рекламни простор. </w:delText>
        </w:r>
        <w:r w:rsidR="00075235" w:rsidDel="001E7508">
          <w:rPr>
            <w:lang w:val="sr-Cyrl-RS"/>
          </w:rPr>
          <w:delText xml:space="preserve">Даљим развојем постоји могућност за појављивањем додатних токова прихода, </w:delText>
        </w:r>
        <w:r w:rsidR="00D02149" w:rsidDel="001E7508">
          <w:rPr>
            <w:lang w:val="sr-Cyrl-RS"/>
          </w:rPr>
          <w:delText>као што су сарадња са власницима смештајних</w:delText>
        </w:r>
        <w:r w:rsidR="00594479" w:rsidDel="001E7508">
          <w:rPr>
            <w:lang w:val="sr-Cyrl-RS"/>
          </w:rPr>
          <w:delText xml:space="preserve"> објеката</w:delText>
        </w:r>
        <w:r w:rsidR="00386770" w:rsidDel="001E7508">
          <w:rPr>
            <w:lang w:val="sr-Cyrl-RS"/>
          </w:rPr>
          <w:delText>.</w:delText>
        </w:r>
      </w:del>
    </w:p>
    <w:p w14:paraId="2E215644" w14:textId="77777777" w:rsidR="00386770" w:rsidRDefault="00386770" w:rsidP="001C310A">
      <w:pPr>
        <w:ind w:firstLine="360"/>
        <w:rPr>
          <w:lang w:val="sr-Cyrl-RS"/>
        </w:rPr>
      </w:pPr>
    </w:p>
    <w:p w14:paraId="599051BB" w14:textId="77777777" w:rsidR="00386770" w:rsidRPr="00054A33" w:rsidRDefault="00386770" w:rsidP="001C310A">
      <w:pPr>
        <w:ind w:firstLine="360"/>
        <w:rPr>
          <w:lang w:val="sr-Cyrl-RS"/>
        </w:rPr>
      </w:pPr>
    </w:p>
    <w:p w14:paraId="1F84F8A1" w14:textId="24B46435" w:rsidR="002B4D73" w:rsidRDefault="001C6D5E" w:rsidP="00504D55">
      <w:pPr>
        <w:pStyle w:val="Heading2"/>
        <w:numPr>
          <w:ilvl w:val="1"/>
          <w:numId w:val="7"/>
        </w:numPr>
        <w:rPr>
          <w:lang w:val="sr-Cyrl-RS"/>
        </w:rPr>
      </w:pPr>
      <w:bookmarkStart w:id="292" w:name="_Toc106641490"/>
      <w:commentRangeStart w:id="293"/>
      <w:r>
        <w:rPr>
          <w:lang w:val="sr-Cyrl-RS"/>
        </w:rPr>
        <w:lastRenderedPageBreak/>
        <w:t>Кључни ресурси</w:t>
      </w:r>
      <w:commentRangeEnd w:id="293"/>
      <w:r w:rsidR="00E765C1">
        <w:rPr>
          <w:rStyle w:val="CommentReference"/>
          <w:rFonts w:asciiTheme="minorHAnsi" w:eastAsiaTheme="minorEastAsia" w:hAnsiTheme="minorHAnsi" w:cstheme="minorBidi"/>
          <w:b w:val="0"/>
          <w:bCs w:val="0"/>
        </w:rPr>
        <w:commentReference w:id="293"/>
      </w:r>
      <w:bookmarkEnd w:id="292"/>
    </w:p>
    <w:p w14:paraId="7DBAD2B7" w14:textId="77777777" w:rsidR="003614E0" w:rsidRDefault="003614E0" w:rsidP="006E37DA">
      <w:pPr>
        <w:rPr>
          <w:color w:val="FF0000"/>
          <w:lang w:val="sr-Cyrl-RS"/>
        </w:rPr>
      </w:pPr>
    </w:p>
    <w:p w14:paraId="005821B6" w14:textId="6C5DC303" w:rsidR="00E14F18" w:rsidRDefault="001E7508" w:rsidP="001E7508">
      <w:pPr>
        <w:rPr>
          <w:lang w:val="sr-Cyrl-RS"/>
        </w:rPr>
      </w:pPr>
      <w:ins w:id="294" w:author="Бранислав Којић" w:date="2022-06-20T18:10:00Z">
        <w:r>
          <w:rPr>
            <w:lang w:val="sr-Cyrl-RS"/>
          </w:rPr>
          <w:t xml:space="preserve">За реализацију идеје су неопходни интелектуални ресурси (базе аутомобила, дестинација и смештаја), као и власничко знање. Такође ће бити потребно пар програмера и одговарајући број рачунара, као и </w:t>
        </w:r>
        <w:r>
          <w:t>web hosting</w:t>
        </w:r>
        <w:r>
          <w:rPr>
            <w:lang w:val="sr-Cyrl-RS"/>
          </w:rPr>
          <w:t>, помоћу којег ће апликација бити глобално доступна.</w:t>
        </w:r>
      </w:ins>
      <w:del w:id="295" w:author="Бранислав Којић" w:date="2022-06-20T18:10:00Z">
        <w:r w:rsidR="00716FC7" w:rsidDel="001E7508">
          <w:rPr>
            <w:lang w:val="sr-Cyrl-RS"/>
          </w:rPr>
          <w:delText>За реализацију идеје су неопходни интелектуални ресурси (</w:delText>
        </w:r>
        <w:r w:rsidR="00D923AB" w:rsidDel="001E7508">
          <w:rPr>
            <w:lang w:val="sr-Cyrl-RS"/>
          </w:rPr>
          <w:delText>базе аутомобила, дестинација и смештаја</w:delText>
        </w:r>
        <w:r w:rsidR="00716FC7" w:rsidDel="001E7508">
          <w:rPr>
            <w:lang w:val="sr-Cyrl-RS"/>
          </w:rPr>
          <w:delText>)</w:delText>
        </w:r>
        <w:r w:rsidR="00D923AB" w:rsidDel="001E7508">
          <w:rPr>
            <w:lang w:val="sr-Cyrl-RS"/>
          </w:rPr>
          <w:delText>, као и власничко знање.</w:delText>
        </w:r>
      </w:del>
    </w:p>
    <w:p w14:paraId="451BCEAE" w14:textId="77777777" w:rsidR="003614E0" w:rsidRPr="00716FC7" w:rsidRDefault="003614E0" w:rsidP="006E37DA">
      <w:pPr>
        <w:rPr>
          <w:lang w:val="sr-Cyrl-RS"/>
        </w:rPr>
      </w:pPr>
    </w:p>
    <w:p w14:paraId="1226E92C" w14:textId="2181530C" w:rsidR="001C6D5E" w:rsidRDefault="001C6D5E" w:rsidP="00504D55">
      <w:pPr>
        <w:pStyle w:val="Heading2"/>
        <w:numPr>
          <w:ilvl w:val="1"/>
          <w:numId w:val="7"/>
        </w:numPr>
        <w:rPr>
          <w:lang w:val="sr-Cyrl-RS"/>
        </w:rPr>
      </w:pPr>
      <w:bookmarkStart w:id="296" w:name="_Toc106641491"/>
      <w:r>
        <w:rPr>
          <w:lang w:val="sr-Cyrl-RS"/>
        </w:rPr>
        <w:t>Кључне активности</w:t>
      </w:r>
      <w:bookmarkEnd w:id="296"/>
    </w:p>
    <w:p w14:paraId="5EEEB5C0" w14:textId="77777777" w:rsidR="00424D32" w:rsidRDefault="00424D32" w:rsidP="001C310A">
      <w:pPr>
        <w:ind w:firstLine="360"/>
        <w:rPr>
          <w:color w:val="FF0000"/>
          <w:lang w:val="sr-Cyrl-RS"/>
        </w:rPr>
      </w:pPr>
    </w:p>
    <w:p w14:paraId="0B0F6A6A" w14:textId="6A6279FC" w:rsidR="003614E0" w:rsidRPr="003614E0" w:rsidRDefault="009A4BFA" w:rsidP="00DD6F94">
      <w:pPr>
        <w:rPr>
          <w:lang w:val="sr-Cyrl-RS"/>
        </w:rPr>
        <w:pPrChange w:id="297" w:author="Бранислав Којић" w:date="2022-06-20T18:11:00Z">
          <w:pPr>
            <w:ind w:firstLine="360"/>
          </w:pPr>
        </w:pPrChange>
      </w:pPr>
      <w:r>
        <w:rPr>
          <w:lang w:val="sr-Cyrl-RS"/>
        </w:rPr>
        <w:t xml:space="preserve">Најважније активности </w:t>
      </w:r>
      <w:r w:rsidR="00EC223A">
        <w:rPr>
          <w:lang w:val="sr-Cyrl-RS"/>
        </w:rPr>
        <w:t>које су неопходне за функционисање пројекта су промоција и управљање платформом,</w:t>
      </w:r>
      <w:r w:rsidR="006B47B9">
        <w:rPr>
          <w:lang w:val="sr-Cyrl-RS"/>
        </w:rPr>
        <w:t xml:space="preserve"> генерисање препорука ко</w:t>
      </w:r>
      <w:r w:rsidR="00FE7188">
        <w:rPr>
          <w:lang w:val="sr-Cyrl-RS"/>
        </w:rPr>
        <w:t>јим се</w:t>
      </w:r>
      <w:r w:rsidR="00EC223A">
        <w:rPr>
          <w:lang w:val="sr-Cyrl-RS"/>
        </w:rPr>
        <w:t xml:space="preserve"> </w:t>
      </w:r>
      <w:r w:rsidR="00FE7188">
        <w:rPr>
          <w:lang w:val="sr-Cyrl-RS"/>
        </w:rPr>
        <w:t>олакшава</w:t>
      </w:r>
      <w:r w:rsidR="00EC223A">
        <w:rPr>
          <w:lang w:val="sr-Cyrl-RS"/>
        </w:rPr>
        <w:t xml:space="preserve"> </w:t>
      </w:r>
      <w:r w:rsidR="00C94E5D">
        <w:rPr>
          <w:lang w:val="sr-Cyrl-RS"/>
        </w:rPr>
        <w:t>организациј</w:t>
      </w:r>
      <w:r w:rsidR="00FE7188">
        <w:rPr>
          <w:lang w:val="sr-Cyrl-RS"/>
        </w:rPr>
        <w:t>а</w:t>
      </w:r>
      <w:r w:rsidR="00C94E5D">
        <w:rPr>
          <w:lang w:val="sr-Cyrl-RS"/>
        </w:rPr>
        <w:t xml:space="preserve"> путовања</w:t>
      </w:r>
      <w:r w:rsidR="00FE7188">
        <w:rPr>
          <w:lang w:val="sr-Cyrl-RS"/>
        </w:rPr>
        <w:t xml:space="preserve"> и </w:t>
      </w:r>
      <w:r w:rsidR="00424D32">
        <w:rPr>
          <w:lang w:val="sr-Cyrl-RS"/>
        </w:rPr>
        <w:t>обрачунавање трошкова.</w:t>
      </w:r>
      <w:r w:rsidR="00C94E5D">
        <w:rPr>
          <w:lang w:val="sr-Cyrl-RS"/>
        </w:rPr>
        <w:t xml:space="preserve"> </w:t>
      </w:r>
    </w:p>
    <w:p w14:paraId="586277FA" w14:textId="77777777" w:rsidR="003614E0" w:rsidRPr="009A5421" w:rsidRDefault="003614E0" w:rsidP="001C310A">
      <w:pPr>
        <w:ind w:firstLine="360"/>
        <w:rPr>
          <w:color w:val="FF0000"/>
          <w:lang w:val="sr-Cyrl-RS"/>
        </w:rPr>
      </w:pPr>
    </w:p>
    <w:p w14:paraId="1ADD2996" w14:textId="45B67D67" w:rsidR="001C6D5E" w:rsidRDefault="001C6D5E" w:rsidP="00504D55">
      <w:pPr>
        <w:pStyle w:val="Heading2"/>
        <w:numPr>
          <w:ilvl w:val="1"/>
          <w:numId w:val="7"/>
        </w:numPr>
        <w:rPr>
          <w:lang w:val="sr-Cyrl-RS"/>
        </w:rPr>
      </w:pPr>
      <w:bookmarkStart w:id="298" w:name="_Toc106641492"/>
      <w:r>
        <w:rPr>
          <w:lang w:val="sr-Cyrl-RS"/>
        </w:rPr>
        <w:t>Кључна партнерства</w:t>
      </w:r>
      <w:bookmarkEnd w:id="298"/>
    </w:p>
    <w:p w14:paraId="79E8CFFE" w14:textId="1C398FFA" w:rsidR="00424D32" w:rsidRDefault="00424D32" w:rsidP="001C310A">
      <w:pPr>
        <w:ind w:firstLine="360"/>
        <w:rPr>
          <w:color w:val="FF0000"/>
          <w:lang w:val="sr-Cyrl-RS"/>
        </w:rPr>
      </w:pPr>
    </w:p>
    <w:p w14:paraId="4815357D" w14:textId="2D231AA5" w:rsidR="00C94A77" w:rsidRDefault="00EB4BEA" w:rsidP="00DD6F94">
      <w:pPr>
        <w:rPr>
          <w:lang w:val="sr-Cyrl-RS"/>
        </w:rPr>
        <w:pPrChange w:id="299" w:author="Бранислав Којић" w:date="2022-06-20T18:11:00Z">
          <w:pPr>
            <w:ind w:firstLine="360"/>
          </w:pPr>
        </w:pPrChange>
      </w:pPr>
      <w:r>
        <w:rPr>
          <w:lang w:val="sr-Cyrl-RS"/>
        </w:rPr>
        <w:t>Постоји потреба за партнерством са инфлуенсерима ради промоције платформе</w:t>
      </w:r>
      <w:r w:rsidR="00A17817">
        <w:rPr>
          <w:lang w:val="sr-Cyrl-RS"/>
        </w:rPr>
        <w:t xml:space="preserve">, дилерима аутомобила ради </w:t>
      </w:r>
      <w:r w:rsidR="00C227BD">
        <w:rPr>
          <w:lang w:val="sr-Cyrl-RS"/>
        </w:rPr>
        <w:t>прибављања базе (</w:t>
      </w:r>
      <w:r w:rsidR="0039038B">
        <w:rPr>
          <w:lang w:val="sr-Cyrl-RS"/>
        </w:rPr>
        <w:t>на основу које се рачуна потрошња горива</w:t>
      </w:r>
      <w:r w:rsidR="00C227BD">
        <w:rPr>
          <w:lang w:val="sr-Cyrl-RS"/>
        </w:rPr>
        <w:t>)</w:t>
      </w:r>
      <w:r w:rsidR="0039038B">
        <w:rPr>
          <w:lang w:val="sr-Cyrl-RS"/>
        </w:rPr>
        <w:t xml:space="preserve">, </w:t>
      </w:r>
      <w:r w:rsidR="005F2C3B">
        <w:rPr>
          <w:lang w:val="sr-Cyrl-RS"/>
        </w:rPr>
        <w:t>туристичким сајтовима</w:t>
      </w:r>
      <w:r w:rsidR="002934BD">
        <w:rPr>
          <w:lang w:val="sr-Cyrl-RS"/>
        </w:rPr>
        <w:t xml:space="preserve"> (</w:t>
      </w:r>
      <w:r w:rsidR="004A44CF">
        <w:rPr>
          <w:lang w:val="sr-Cyrl-RS"/>
        </w:rPr>
        <w:t xml:space="preserve">нпр. </w:t>
      </w:r>
      <w:r w:rsidR="004A44CF">
        <w:rPr>
          <w:lang w:val="sr-Latn-RS"/>
        </w:rPr>
        <w:t>Booking.com, AirBnb</w:t>
      </w:r>
      <w:r w:rsidR="002934BD">
        <w:rPr>
          <w:lang w:val="sr-Cyrl-RS"/>
        </w:rPr>
        <w:t>)</w:t>
      </w:r>
      <w:r w:rsidR="00A226D2">
        <w:rPr>
          <w:lang w:val="sr-Cyrl-RS"/>
        </w:rPr>
        <w:t xml:space="preserve"> у циљу набавке баз</w:t>
      </w:r>
      <w:r w:rsidR="00B7247F">
        <w:rPr>
          <w:lang w:val="sr-Cyrl-RS"/>
        </w:rPr>
        <w:t>а дестинација и смештаја.</w:t>
      </w:r>
    </w:p>
    <w:p w14:paraId="47973A75" w14:textId="77777777" w:rsidR="003C7B7C" w:rsidRPr="00EB4BEA" w:rsidRDefault="003C7B7C" w:rsidP="001C310A">
      <w:pPr>
        <w:ind w:firstLine="360"/>
        <w:rPr>
          <w:lang w:val="sr-Cyrl-RS"/>
        </w:rPr>
      </w:pPr>
    </w:p>
    <w:p w14:paraId="54E89005" w14:textId="65049B65" w:rsidR="001C6D5E" w:rsidRPr="002B4D73" w:rsidRDefault="001C6D5E" w:rsidP="00504D55">
      <w:pPr>
        <w:pStyle w:val="Heading2"/>
        <w:numPr>
          <w:ilvl w:val="1"/>
          <w:numId w:val="7"/>
        </w:numPr>
        <w:rPr>
          <w:lang w:val="sr-Cyrl-RS"/>
        </w:rPr>
      </w:pPr>
      <w:bookmarkStart w:id="300" w:name="_Toc106641493"/>
      <w:r>
        <w:rPr>
          <w:lang w:val="sr-Cyrl-RS"/>
        </w:rPr>
        <w:t>Структура трошкова</w:t>
      </w:r>
      <w:bookmarkEnd w:id="300"/>
    </w:p>
    <w:p w14:paraId="70F4270F" w14:textId="77777777" w:rsidR="00DB772D" w:rsidRDefault="00DB772D" w:rsidP="001C310A">
      <w:pPr>
        <w:ind w:firstLine="360"/>
        <w:rPr>
          <w:color w:val="FF0000"/>
          <w:lang w:val="sr-Cyrl-RS"/>
        </w:rPr>
      </w:pPr>
    </w:p>
    <w:p w14:paraId="20F82A08" w14:textId="01ACF073" w:rsidR="005A4E8E" w:rsidRPr="00F45C7B" w:rsidRDefault="00F45C7B" w:rsidP="00DD6F94">
      <w:pPr>
        <w:rPr>
          <w:lang w:val="sr-Cyrl-RS"/>
        </w:rPr>
        <w:pPrChange w:id="301" w:author="Бранислав Којић" w:date="2022-06-20T18:11:00Z">
          <w:pPr>
            <w:ind w:firstLine="360"/>
          </w:pPr>
        </w:pPrChange>
      </w:pPr>
      <w:r>
        <w:rPr>
          <w:lang w:val="sr-Cyrl-RS"/>
        </w:rPr>
        <w:t>Најважнији и најскупљи трошак представља набавка база аутомобила, дестинација и смештаја</w:t>
      </w:r>
      <w:r w:rsidR="00CE38E1">
        <w:rPr>
          <w:lang w:val="sr-Cyrl-RS"/>
        </w:rPr>
        <w:t xml:space="preserve"> (то је фиксни тро</w:t>
      </w:r>
      <w:r w:rsidR="00BD679F">
        <w:rPr>
          <w:lang w:val="sr-Cyrl-RS"/>
        </w:rPr>
        <w:t>шак</w:t>
      </w:r>
      <w:r w:rsidR="00CE38E1">
        <w:rPr>
          <w:lang w:val="sr-Cyrl-RS"/>
        </w:rPr>
        <w:t>)</w:t>
      </w:r>
      <w:r>
        <w:rPr>
          <w:lang w:val="sr-Cyrl-RS"/>
        </w:rPr>
        <w:t xml:space="preserve">. </w:t>
      </w:r>
      <w:r w:rsidR="00C32173">
        <w:rPr>
          <w:lang w:val="sr-Cyrl-RS"/>
        </w:rPr>
        <w:t xml:space="preserve">Такође, постоји и трошак за </w:t>
      </w:r>
      <w:r w:rsidR="001C2CAF">
        <w:rPr>
          <w:lang w:val="sr-Cyrl-RS"/>
        </w:rPr>
        <w:t>рекламирање</w:t>
      </w:r>
      <w:r w:rsidR="001D08A2">
        <w:rPr>
          <w:lang w:val="sr-Cyrl-RS"/>
        </w:rPr>
        <w:t>, који је варијабилни</w:t>
      </w:r>
      <w:r w:rsidR="00FD3940">
        <w:rPr>
          <w:lang w:val="sr-Cyrl-RS"/>
        </w:rPr>
        <w:t xml:space="preserve">. </w:t>
      </w:r>
      <w:r w:rsidR="00D458F4">
        <w:rPr>
          <w:lang w:val="sr-Cyrl-RS"/>
        </w:rPr>
        <w:t>Пословни модел је руковођен вредно</w:t>
      </w:r>
      <w:r w:rsidR="00D4281C">
        <w:rPr>
          <w:lang w:val="sr-Cyrl-RS"/>
        </w:rPr>
        <w:t>стима</w:t>
      </w:r>
      <w:r w:rsidR="002B252A">
        <w:rPr>
          <w:lang w:val="sr-Cyrl-RS"/>
        </w:rPr>
        <w:t>, јер је фокус на стварању вредности више него на минимизацији трошкова</w:t>
      </w:r>
      <w:r w:rsidR="00D4281C">
        <w:rPr>
          <w:lang w:val="sr-Cyrl-RS"/>
        </w:rPr>
        <w:t>.</w:t>
      </w:r>
    </w:p>
    <w:p w14:paraId="7CE62C86" w14:textId="77777777" w:rsidR="003C7B7C" w:rsidRPr="00BB407F" w:rsidRDefault="003C7B7C" w:rsidP="001C310A">
      <w:pPr>
        <w:ind w:firstLine="360"/>
        <w:rPr>
          <w:lang w:val="sr-Cyrl-RS"/>
        </w:rPr>
      </w:pPr>
    </w:p>
    <w:p w14:paraId="1677EFBE" w14:textId="0C205088" w:rsidR="00C53C51" w:rsidRDefault="00C53C51" w:rsidP="00504D55">
      <w:pPr>
        <w:pStyle w:val="Heading1"/>
        <w:numPr>
          <w:ilvl w:val="0"/>
          <w:numId w:val="7"/>
        </w:numPr>
        <w:ind w:left="720"/>
        <w:rPr>
          <w:lang w:val="sr-Cyrl-RS"/>
        </w:rPr>
      </w:pPr>
      <w:bookmarkStart w:id="302" w:name="_Toc93049462"/>
      <w:bookmarkStart w:id="303" w:name="_Toc93908893"/>
      <w:bookmarkStart w:id="304" w:name="_Toc106641494"/>
      <w:r>
        <w:rPr>
          <w:lang w:val="sr-Cyrl-RS"/>
        </w:rPr>
        <w:t>Кључне метрике</w:t>
      </w:r>
      <w:bookmarkEnd w:id="304"/>
    </w:p>
    <w:p w14:paraId="65B20EDF" w14:textId="77777777" w:rsidR="00DB772D" w:rsidRDefault="00DB772D" w:rsidP="001C310A">
      <w:pPr>
        <w:ind w:firstLine="360"/>
        <w:rPr>
          <w:color w:val="FF0000"/>
          <w:lang w:val="sr-Cyrl-RS"/>
        </w:rPr>
      </w:pPr>
    </w:p>
    <w:p w14:paraId="5B37BA81" w14:textId="1A1BF397" w:rsidR="00DB772D" w:rsidRDefault="00E144D3" w:rsidP="00DD6F94">
      <w:pPr>
        <w:rPr>
          <w:lang w:val="sr-Cyrl-RS"/>
        </w:rPr>
        <w:pPrChange w:id="305" w:author="Бранислав Којић" w:date="2022-06-20T18:11:00Z">
          <w:pPr>
            <w:ind w:firstLine="360"/>
          </w:pPr>
        </w:pPrChange>
      </w:pPr>
      <w:r>
        <w:rPr>
          <w:lang w:val="sr-Cyrl-RS"/>
        </w:rPr>
        <w:t>Кључне метрике које је потребно пратити</w:t>
      </w:r>
      <w:r w:rsidR="00DE11E7">
        <w:rPr>
          <w:lang w:val="sr-Cyrl-RS"/>
        </w:rPr>
        <w:t xml:space="preserve"> да би се мерила успешност компаније</w:t>
      </w:r>
      <w:r>
        <w:rPr>
          <w:lang w:val="sr-Cyrl-RS"/>
        </w:rPr>
        <w:t xml:space="preserve"> су посећеност сајта</w:t>
      </w:r>
      <w:r w:rsidR="002E5D0D">
        <w:rPr>
          <w:lang w:val="sr-Cyrl-RS"/>
        </w:rPr>
        <w:t>,</w:t>
      </w:r>
      <w:r w:rsidR="00A950B9">
        <w:rPr>
          <w:lang w:val="sr-Cyrl-RS"/>
        </w:rPr>
        <w:t xml:space="preserve"> број корисничких упита</w:t>
      </w:r>
      <w:r w:rsidR="002E5D0D">
        <w:rPr>
          <w:lang w:val="sr-Cyrl-RS"/>
        </w:rPr>
        <w:t xml:space="preserve"> и потражња за рекламирањем на </w:t>
      </w:r>
      <w:r w:rsidR="00190AA7">
        <w:rPr>
          <w:lang w:val="sr-Cyrl-RS"/>
        </w:rPr>
        <w:t xml:space="preserve">платформи. </w:t>
      </w:r>
      <w:r w:rsidR="00DE11E7">
        <w:rPr>
          <w:lang w:val="sr-Cyrl-RS"/>
        </w:rPr>
        <w:t xml:space="preserve">Ове метрике </w:t>
      </w:r>
      <w:r w:rsidR="00190AA7">
        <w:rPr>
          <w:lang w:val="sr-Cyrl-RS"/>
        </w:rPr>
        <w:t xml:space="preserve">би се </w:t>
      </w:r>
      <w:r w:rsidR="00DE11E7">
        <w:rPr>
          <w:lang w:val="sr-Cyrl-RS"/>
        </w:rPr>
        <w:t xml:space="preserve">пратиле </w:t>
      </w:r>
      <w:r w:rsidR="00190AA7">
        <w:rPr>
          <w:lang w:val="sr-Cyrl-RS"/>
        </w:rPr>
        <w:t>месечно.</w:t>
      </w:r>
    </w:p>
    <w:p w14:paraId="46EB69DD" w14:textId="77777777" w:rsidR="00DE11E7" w:rsidRDefault="00DE11E7" w:rsidP="001C310A">
      <w:pPr>
        <w:ind w:firstLine="360"/>
        <w:rPr>
          <w:lang w:val="sr-Cyrl-RS"/>
        </w:rPr>
      </w:pPr>
    </w:p>
    <w:p w14:paraId="47D17299" w14:textId="77777777" w:rsidR="00DE11E7" w:rsidRDefault="00DE11E7" w:rsidP="001C310A">
      <w:pPr>
        <w:ind w:firstLine="360"/>
        <w:rPr>
          <w:lang w:val="sr-Cyrl-RS"/>
        </w:rPr>
      </w:pPr>
    </w:p>
    <w:p w14:paraId="47D16D3D" w14:textId="77777777" w:rsidR="00CF54C2" w:rsidRPr="00E144D3" w:rsidRDefault="00CF54C2" w:rsidP="001C310A">
      <w:pPr>
        <w:ind w:firstLine="360"/>
        <w:rPr>
          <w:lang w:val="sr-Cyrl-RS"/>
        </w:rPr>
      </w:pPr>
    </w:p>
    <w:p w14:paraId="0E6B4802" w14:textId="3AAD3D21" w:rsidR="009D367E" w:rsidRPr="004646E1" w:rsidRDefault="009D367E" w:rsidP="00504D55">
      <w:pPr>
        <w:pStyle w:val="Heading1"/>
        <w:numPr>
          <w:ilvl w:val="0"/>
          <w:numId w:val="7"/>
        </w:numPr>
        <w:ind w:left="720"/>
      </w:pPr>
      <w:bookmarkStart w:id="306" w:name="_Toc106641495"/>
      <w:r w:rsidRPr="00DD1B62">
        <w:lastRenderedPageBreak/>
        <w:t>Пословно окружење</w:t>
      </w:r>
      <w:bookmarkEnd w:id="302"/>
      <w:bookmarkEnd w:id="303"/>
      <w:bookmarkEnd w:id="306"/>
    </w:p>
    <w:p w14:paraId="5249C0D5" w14:textId="77777777" w:rsidR="00473055" w:rsidRDefault="00473055" w:rsidP="009D367E">
      <w:pPr>
        <w:rPr>
          <w:color w:val="FF0000"/>
          <w:lang w:val="sr-Cyrl-RS"/>
        </w:rPr>
      </w:pPr>
    </w:p>
    <w:p w14:paraId="020B2A5A" w14:textId="1509D8F7" w:rsidR="00473055" w:rsidRPr="00414BF7" w:rsidRDefault="00414BF7" w:rsidP="009D367E">
      <w:pPr>
        <w:rPr>
          <w:lang w:val="sr-Cyrl-RS"/>
        </w:rPr>
      </w:pPr>
      <w:r>
        <w:rPr>
          <w:lang w:val="sr-Cyrl-RS"/>
        </w:rPr>
        <w:t xml:space="preserve">Биће потребе за адаптирањем бизнис модела </w:t>
      </w:r>
      <w:r w:rsidR="00DF57BF">
        <w:rPr>
          <w:lang w:val="sr-Cyrl-RS"/>
        </w:rPr>
        <w:t xml:space="preserve">узимајући у обзир појаву нових технологија </w:t>
      </w:r>
      <w:r w:rsidR="00265AAE">
        <w:rPr>
          <w:lang w:val="sr-Cyrl-RS"/>
        </w:rPr>
        <w:t>која ће проузроковати нове потребе корисника.</w:t>
      </w:r>
      <w:r w:rsidR="00D07BF7">
        <w:rPr>
          <w:lang w:val="sr-Cyrl-RS"/>
        </w:rPr>
        <w:t xml:space="preserve"> Тренутно на тржишту не постоје конкуренти са сличном идејом</w:t>
      </w:r>
      <w:r w:rsidR="00CA0B19">
        <w:rPr>
          <w:lang w:val="sr-Cyrl-RS"/>
        </w:rPr>
        <w:t>, тако да је</w:t>
      </w:r>
      <w:r w:rsidR="004E09A4">
        <w:rPr>
          <w:lang w:val="sr-Cyrl-RS"/>
        </w:rPr>
        <w:t xml:space="preserve"> </w:t>
      </w:r>
      <w:r w:rsidR="00B11E97">
        <w:rPr>
          <w:lang w:val="sr-Latn-RS"/>
        </w:rPr>
        <w:t xml:space="preserve">BudgetTrip </w:t>
      </w:r>
      <w:r w:rsidR="004E09A4">
        <w:rPr>
          <w:lang w:val="sr-Cyrl-RS"/>
        </w:rPr>
        <w:t xml:space="preserve"> за сада водећи играч.</w:t>
      </w:r>
      <w:r w:rsidR="00CA0B19">
        <w:rPr>
          <w:lang w:val="sr-Cyrl-RS"/>
        </w:rPr>
        <w:t xml:space="preserve"> </w:t>
      </w:r>
      <w:r w:rsidR="00886734">
        <w:rPr>
          <w:lang w:val="sr-Cyrl-RS"/>
        </w:rPr>
        <w:t>Нема правних ограничења.</w:t>
      </w:r>
    </w:p>
    <w:p w14:paraId="604D0974" w14:textId="77777777" w:rsidR="00DE11E7" w:rsidRDefault="00DE11E7" w:rsidP="009D367E">
      <w:pPr>
        <w:rPr>
          <w:color w:val="FF0000"/>
          <w:lang w:val="sr-Cyrl-RS"/>
        </w:rPr>
      </w:pPr>
    </w:p>
    <w:p w14:paraId="5F69E2E0" w14:textId="77777777" w:rsidR="00DE11E7" w:rsidRPr="00A647B8" w:rsidRDefault="00DE11E7" w:rsidP="009D367E">
      <w:pPr>
        <w:rPr>
          <w:lang w:val="sr-Cyrl-RS"/>
        </w:rPr>
      </w:pPr>
    </w:p>
    <w:p w14:paraId="22B43DF9" w14:textId="77777777" w:rsidR="009D367E" w:rsidRDefault="009D367E" w:rsidP="00504D55">
      <w:pPr>
        <w:pStyle w:val="Heading2"/>
        <w:numPr>
          <w:ilvl w:val="1"/>
          <w:numId w:val="7"/>
        </w:numPr>
        <w:rPr>
          <w:lang w:val="sr-Cyrl-RS"/>
        </w:rPr>
      </w:pPr>
      <w:bookmarkStart w:id="307" w:name="_Toc93049463"/>
      <w:bookmarkStart w:id="308" w:name="_Toc93908894"/>
      <w:bookmarkStart w:id="309" w:name="_Toc106641496"/>
      <w:r>
        <w:rPr>
          <w:lang w:val="sr-Cyrl-RS"/>
        </w:rPr>
        <w:t>Тржишни утицаји</w:t>
      </w:r>
      <w:bookmarkEnd w:id="307"/>
      <w:bookmarkEnd w:id="308"/>
      <w:bookmarkEnd w:id="309"/>
    </w:p>
    <w:p w14:paraId="589DB1B9" w14:textId="77777777" w:rsidR="009B7826" w:rsidRDefault="009B7826" w:rsidP="00886734">
      <w:pPr>
        <w:ind w:left="360"/>
        <w:rPr>
          <w:lang w:val="sr-Cyrl-RS"/>
        </w:rPr>
      </w:pPr>
    </w:p>
    <w:p w14:paraId="4DD45DAF" w14:textId="28DAA561" w:rsidR="00886734" w:rsidRDefault="00DD6F94" w:rsidP="00886734">
      <w:pPr>
        <w:ind w:left="360"/>
        <w:rPr>
          <w:lang w:val="sr-Cyrl-RS"/>
        </w:rPr>
      </w:pPr>
      <w:ins w:id="310" w:author="Бранислав Којић" w:date="2022-06-20T18:12:00Z">
        <w:r>
          <w:rPr>
            <w:lang w:val="sr-Cyrl-RS"/>
          </w:rPr>
          <w:t>Фокус пословног модела је на тржишту нише.</w:t>
        </w:r>
        <w:r>
          <w:rPr>
            <w:lang w:val="sr-Latn-RS"/>
          </w:rPr>
          <w:t xml:space="preserve"> </w:t>
        </w:r>
        <w:r>
          <w:rPr>
            <w:lang w:val="sr-Cyrl-RS"/>
          </w:rPr>
          <w:t>Кључне сегментације су географска, демографска и психографска.  За географску сегментацију врши се подела тржишта на основу државе (у почетку Србија). Што се тиче демографске и психографске, код корисника из Србије кључна је подела на основу прихода, животног стила и друштвене припадности. Такође, постоји и подела на основу година која је од мањег значаја. Што се тиче туриста не постоје поделе од значаја, сви типови корисника подједнако имају корист од пружене услуге.</w:t>
        </w:r>
      </w:ins>
      <w:del w:id="311" w:author="Бранислав Којић" w:date="2022-06-20T18:12:00Z">
        <w:r w:rsidR="006D280F" w:rsidDel="00DD6F94">
          <w:rPr>
            <w:lang w:val="sr-Cyrl-RS"/>
          </w:rPr>
          <w:delText>Фокус пословног модела је на тржишту нише.</w:delText>
        </w:r>
        <w:r w:rsidR="005A075D" w:rsidDel="00DD6F94">
          <w:rPr>
            <w:lang w:val="sr-Latn-RS"/>
          </w:rPr>
          <w:delText xml:space="preserve"> </w:delText>
        </w:r>
        <w:r w:rsidR="005A075D" w:rsidDel="00DD6F94">
          <w:rPr>
            <w:lang w:val="sr-Cyrl-RS"/>
          </w:rPr>
          <w:delText>Кључн</w:delText>
        </w:r>
        <w:r w:rsidR="0092103F" w:rsidDel="00DD6F94">
          <w:rPr>
            <w:lang w:val="sr-Cyrl-RS"/>
          </w:rPr>
          <w:delText>е</w:delText>
        </w:r>
        <w:r w:rsidR="005A075D" w:rsidDel="00DD6F94">
          <w:rPr>
            <w:lang w:val="sr-Cyrl-RS"/>
          </w:rPr>
          <w:delText xml:space="preserve"> сегментаци</w:delText>
        </w:r>
        <w:r w:rsidR="0092103F" w:rsidDel="00DD6F94">
          <w:rPr>
            <w:lang w:val="sr-Cyrl-RS"/>
          </w:rPr>
          <w:delText>је</w:delText>
        </w:r>
        <w:r w:rsidR="006D280F" w:rsidDel="00DD6F94">
          <w:rPr>
            <w:lang w:val="sr-Cyrl-RS"/>
          </w:rPr>
          <w:delText xml:space="preserve"> </w:delText>
        </w:r>
        <w:r w:rsidR="0092103F" w:rsidDel="00DD6F94">
          <w:rPr>
            <w:lang w:val="sr-Cyrl-RS"/>
          </w:rPr>
          <w:delText>су географска, демографска и психографска</w:delText>
        </w:r>
        <w:r w:rsidR="00BC13D6" w:rsidDel="00DD6F94">
          <w:rPr>
            <w:lang w:val="sr-Cyrl-RS"/>
          </w:rPr>
          <w:delText xml:space="preserve">.  За географску сегментацију </w:delText>
        </w:r>
        <w:r w:rsidR="00E53578" w:rsidDel="00DD6F94">
          <w:rPr>
            <w:lang w:val="sr-Cyrl-RS"/>
          </w:rPr>
          <w:delText xml:space="preserve">врши се подела тржишта на основу државе (у почетку Србија). </w:delText>
        </w:r>
        <w:r w:rsidR="00BB4285" w:rsidDel="00DD6F94">
          <w:rPr>
            <w:lang w:val="sr-Cyrl-RS"/>
          </w:rPr>
          <w:delText xml:space="preserve">Што се тиче демографске и психографске, </w:delText>
        </w:r>
        <w:r w:rsidR="00800417" w:rsidDel="00DD6F94">
          <w:rPr>
            <w:lang w:val="sr-Cyrl-RS"/>
          </w:rPr>
          <w:delText xml:space="preserve">кључна је подела на основу </w:delText>
        </w:r>
        <w:r w:rsidR="00F06E9D" w:rsidDel="00DD6F94">
          <w:rPr>
            <w:lang w:val="sr-Cyrl-RS"/>
          </w:rPr>
          <w:delText>прихода, животног стила</w:delText>
        </w:r>
        <w:r w:rsidR="00D96BDC" w:rsidDel="00DD6F94">
          <w:rPr>
            <w:lang w:val="sr-Cyrl-RS"/>
          </w:rPr>
          <w:delText xml:space="preserve"> и</w:delText>
        </w:r>
        <w:r w:rsidR="00E406D0" w:rsidDel="00DD6F94">
          <w:rPr>
            <w:lang w:val="sr-Cyrl-RS"/>
          </w:rPr>
          <w:delText xml:space="preserve"> друштвен</w:delText>
        </w:r>
        <w:r w:rsidR="00D96BDC" w:rsidDel="00DD6F94">
          <w:rPr>
            <w:lang w:val="sr-Cyrl-RS"/>
          </w:rPr>
          <w:delText>е припадности.</w:delText>
        </w:r>
        <w:r w:rsidR="00423205" w:rsidDel="00DD6F94">
          <w:rPr>
            <w:lang w:val="sr-Cyrl-RS"/>
          </w:rPr>
          <w:delText xml:space="preserve"> </w:delText>
        </w:r>
        <w:r w:rsidR="00B10492" w:rsidDel="00DD6F94">
          <w:rPr>
            <w:lang w:val="sr-Cyrl-RS"/>
          </w:rPr>
          <w:delText xml:space="preserve">Такође, постоји и подела </w:delText>
        </w:r>
        <w:r w:rsidR="00AB1E8D" w:rsidDel="00DD6F94">
          <w:rPr>
            <w:lang w:val="sr-Cyrl-RS"/>
          </w:rPr>
          <w:delText>на основу година која је од мањег значаја.</w:delText>
        </w:r>
      </w:del>
    </w:p>
    <w:p w14:paraId="766DDEBF" w14:textId="3378541C" w:rsidR="00BC13D6" w:rsidRDefault="009D7E09" w:rsidP="00886734">
      <w:pPr>
        <w:ind w:left="360"/>
        <w:rPr>
          <w:rFonts w:cstheme="minorHAnsi"/>
          <w:lang w:val="sr-Cyrl-RS"/>
        </w:rPr>
      </w:pPr>
      <w:r>
        <w:rPr>
          <w:rFonts w:cstheme="minorHAnsi"/>
          <w:lang w:val="sr-Cyrl-RS"/>
        </w:rPr>
        <w:t xml:space="preserve">Током даљег развоја пројекта доћи ће до </w:t>
      </w:r>
      <w:r w:rsidR="00A90F7A">
        <w:rPr>
          <w:rFonts w:cstheme="minorHAnsi"/>
          <w:lang w:val="sr-Cyrl-RS"/>
        </w:rPr>
        <w:t xml:space="preserve">ширења </w:t>
      </w:r>
      <w:r w:rsidR="002F03A1">
        <w:rPr>
          <w:rFonts w:cstheme="minorHAnsi"/>
          <w:lang w:val="sr-Cyrl-RS"/>
        </w:rPr>
        <w:t xml:space="preserve">области пословања на друге државе. </w:t>
      </w:r>
    </w:p>
    <w:p w14:paraId="64D73310" w14:textId="3A3FEAF5" w:rsidR="00F24567" w:rsidRDefault="00A72485" w:rsidP="00886734">
      <w:pPr>
        <w:ind w:left="360"/>
        <w:rPr>
          <w:rFonts w:cstheme="minorHAnsi"/>
          <w:lang w:val="sr-Cyrl-RS"/>
        </w:rPr>
      </w:pPr>
      <w:r>
        <w:rPr>
          <w:rFonts w:cstheme="minorHAnsi"/>
          <w:lang w:val="sr-Cyrl-RS"/>
        </w:rPr>
        <w:t xml:space="preserve">Тренутно, информације које су потребне корисницима се налазе </w:t>
      </w:r>
      <w:r w:rsidR="001E28B9">
        <w:rPr>
          <w:rFonts w:cstheme="minorHAnsi"/>
          <w:lang w:val="sr-Cyrl-RS"/>
        </w:rPr>
        <w:t xml:space="preserve">на више различитих места и могу бити </w:t>
      </w:r>
      <w:r w:rsidR="00966EE6">
        <w:rPr>
          <w:rFonts w:cstheme="minorHAnsi"/>
          <w:lang w:val="sr-Cyrl-RS"/>
        </w:rPr>
        <w:t xml:space="preserve">конфузне. Самим тим, постоји потреба за </w:t>
      </w:r>
      <w:r w:rsidR="00966EE6" w:rsidRPr="00695109">
        <w:rPr>
          <w:rFonts w:cstheme="minorHAnsi"/>
          <w:lang w:val="sr-Cyrl-RS"/>
        </w:rPr>
        <w:t>д</w:t>
      </w:r>
      <w:r w:rsidR="00966EE6">
        <w:rPr>
          <w:rFonts w:cstheme="minorHAnsi"/>
          <w:lang w:val="sr-Cyrl-RS"/>
        </w:rPr>
        <w:t>обијањем</w:t>
      </w:r>
      <w:r w:rsidR="00966EE6" w:rsidRPr="00695109">
        <w:rPr>
          <w:rFonts w:cstheme="minorHAnsi"/>
          <w:lang w:val="sr-Cyrl-RS"/>
        </w:rPr>
        <w:t xml:space="preserve"> неопходних информација на једном месту</w:t>
      </w:r>
      <w:r w:rsidR="00966EE6">
        <w:rPr>
          <w:rFonts w:cstheme="minorHAnsi"/>
          <w:lang w:val="sr-Cyrl-RS"/>
        </w:rPr>
        <w:t xml:space="preserve">. </w:t>
      </w:r>
      <w:r w:rsidR="008F385C">
        <w:rPr>
          <w:rFonts w:cstheme="minorHAnsi"/>
          <w:lang w:val="sr-Cyrl-RS"/>
        </w:rPr>
        <w:t>Због недостатка времена</w:t>
      </w:r>
      <w:r w:rsidR="00BF0DB5">
        <w:rPr>
          <w:rFonts w:cstheme="minorHAnsi"/>
          <w:lang w:val="sr-Cyrl-RS"/>
        </w:rPr>
        <w:t xml:space="preserve"> и ограниченог бу</w:t>
      </w:r>
      <w:r w:rsidR="001B4AA2">
        <w:rPr>
          <w:rFonts w:cstheme="minorHAnsi"/>
          <w:lang w:val="sr-Cyrl-RS"/>
        </w:rPr>
        <w:t>џета</w:t>
      </w:r>
      <w:r w:rsidR="00A4358C">
        <w:rPr>
          <w:rFonts w:cstheme="minorHAnsi"/>
          <w:lang w:val="sr-Cyrl-RS"/>
        </w:rPr>
        <w:t xml:space="preserve">, </w:t>
      </w:r>
      <w:r w:rsidR="00F820DE">
        <w:rPr>
          <w:rFonts w:cstheme="minorHAnsi"/>
          <w:lang w:val="sr-Cyrl-RS"/>
        </w:rPr>
        <w:t>ме</w:t>
      </w:r>
      <w:r w:rsidR="009C3CD7">
        <w:rPr>
          <w:rFonts w:cstheme="minorHAnsi"/>
          <w:lang w:val="sr-Cyrl-RS"/>
        </w:rPr>
        <w:t xml:space="preserve">ђу </w:t>
      </w:r>
      <w:r w:rsidR="00A4358C">
        <w:rPr>
          <w:rFonts w:cstheme="minorHAnsi"/>
          <w:lang w:val="sr-Cyrl-RS"/>
        </w:rPr>
        <w:t>корисници</w:t>
      </w:r>
      <w:r w:rsidR="005E1DCF">
        <w:rPr>
          <w:rFonts w:cstheme="minorHAnsi"/>
          <w:lang w:val="sr-Cyrl-RS"/>
        </w:rPr>
        <w:t>ма</w:t>
      </w:r>
      <w:r w:rsidR="009C3CD7">
        <w:rPr>
          <w:rFonts w:cstheme="minorHAnsi"/>
          <w:lang w:val="sr-Cyrl-RS"/>
        </w:rPr>
        <w:t xml:space="preserve"> расте </w:t>
      </w:r>
      <w:r w:rsidR="001B4AA2">
        <w:rPr>
          <w:rFonts w:cstheme="minorHAnsi"/>
          <w:lang w:val="sr-Cyrl-RS"/>
        </w:rPr>
        <w:t>потреба</w:t>
      </w:r>
      <w:r w:rsidR="009C3CD7">
        <w:rPr>
          <w:rFonts w:cstheme="minorHAnsi"/>
          <w:lang w:val="sr-Cyrl-RS"/>
        </w:rPr>
        <w:t xml:space="preserve"> за решењем које ће им</w:t>
      </w:r>
      <w:r w:rsidR="001B4AA2">
        <w:rPr>
          <w:rFonts w:cstheme="minorHAnsi"/>
          <w:lang w:val="sr-Cyrl-RS"/>
        </w:rPr>
        <w:t xml:space="preserve"> помоћ</w:t>
      </w:r>
      <w:r w:rsidR="009C3CD7">
        <w:rPr>
          <w:rFonts w:cstheme="minorHAnsi"/>
          <w:lang w:val="sr-Cyrl-RS"/>
        </w:rPr>
        <w:t>и</w:t>
      </w:r>
      <w:r w:rsidR="001B4AA2">
        <w:rPr>
          <w:rFonts w:cstheme="minorHAnsi"/>
          <w:lang w:val="sr-Cyrl-RS"/>
        </w:rPr>
        <w:t xml:space="preserve"> </w:t>
      </w:r>
      <w:r w:rsidR="009C3CD7">
        <w:rPr>
          <w:rFonts w:cstheme="minorHAnsi"/>
          <w:lang w:val="sr-Cyrl-RS"/>
        </w:rPr>
        <w:t>у</w:t>
      </w:r>
      <w:r w:rsidR="001B4AA2">
        <w:rPr>
          <w:rFonts w:cstheme="minorHAnsi"/>
          <w:lang w:val="sr-Cyrl-RS"/>
        </w:rPr>
        <w:t xml:space="preserve"> организацији путовања.</w:t>
      </w:r>
    </w:p>
    <w:p w14:paraId="7BBAA97F" w14:textId="6697CC36" w:rsidR="00886734" w:rsidRDefault="00DB6345" w:rsidP="00886734">
      <w:pPr>
        <w:ind w:left="360"/>
        <w:rPr>
          <w:rFonts w:cstheme="minorHAnsi"/>
          <w:lang w:val="sr-Cyrl-RS"/>
        </w:rPr>
      </w:pPr>
      <w:r>
        <w:rPr>
          <w:rFonts w:cstheme="minorHAnsi"/>
          <w:lang w:val="sr-Cyrl-RS"/>
        </w:rPr>
        <w:t xml:space="preserve">С обзиром на то да за сада на тржишту нема сличних </w:t>
      </w:r>
      <w:r w:rsidR="0004214A">
        <w:rPr>
          <w:rFonts w:cstheme="minorHAnsi"/>
          <w:lang w:val="sr-Cyrl-RS"/>
        </w:rPr>
        <w:t>идеја, тренутно не постоје конкуренти.</w:t>
      </w:r>
      <w:r w:rsidR="005071F4">
        <w:rPr>
          <w:rFonts w:cstheme="minorHAnsi"/>
          <w:lang w:val="sr-Cyrl-RS"/>
        </w:rPr>
        <w:t xml:space="preserve"> </w:t>
      </w:r>
      <w:r w:rsidR="00F5778F">
        <w:rPr>
          <w:rFonts w:cstheme="minorHAnsi"/>
          <w:lang w:val="sr-Cyrl-RS"/>
        </w:rPr>
        <w:t xml:space="preserve">Самим тим, </w:t>
      </w:r>
      <w:r w:rsidR="00A33209">
        <w:rPr>
          <w:rFonts w:cstheme="minorHAnsi"/>
          <w:lang w:val="sr-Cyrl-RS"/>
        </w:rPr>
        <w:t>корисници немају алтернативу.</w:t>
      </w:r>
    </w:p>
    <w:p w14:paraId="6441C586" w14:textId="18B5C3D6" w:rsidR="00A33209" w:rsidRDefault="00DD6F94" w:rsidP="00886734">
      <w:pPr>
        <w:ind w:left="360"/>
        <w:rPr>
          <w:rFonts w:cstheme="minorHAnsi"/>
          <w:lang w:val="sr-Cyrl-RS"/>
        </w:rPr>
      </w:pPr>
      <w:ins w:id="312" w:author="Бранислав Којић" w:date="2022-06-20T18:13:00Z">
        <w:r>
          <w:rPr>
            <w:rFonts w:cstheme="minorHAnsi"/>
            <w:lang w:val="sr-Cyrl-RS"/>
          </w:rPr>
          <w:t>За почетак  зарађује се  од накнаде за рекламирање и накнаде за коришћење услуге.</w:t>
        </w:r>
      </w:ins>
      <w:del w:id="313" w:author="Бранислав Којић" w:date="2022-06-20T18:13:00Z">
        <w:r w:rsidR="00636126" w:rsidDel="00DD6F94">
          <w:rPr>
            <w:rFonts w:cstheme="minorHAnsi"/>
            <w:lang w:val="sr-Cyrl-RS"/>
          </w:rPr>
          <w:delText xml:space="preserve">За почетак, </w:delText>
        </w:r>
        <w:r w:rsidR="002C6C8A" w:rsidDel="00DD6F94">
          <w:rPr>
            <w:rFonts w:cstheme="minorHAnsi"/>
            <w:lang w:val="sr-Cyrl-RS"/>
          </w:rPr>
          <w:delText>нем</w:delText>
        </w:r>
        <w:r w:rsidR="00191DC1" w:rsidDel="00DD6F94">
          <w:rPr>
            <w:rFonts w:cstheme="minorHAnsi"/>
            <w:lang w:val="sr-Cyrl-RS"/>
          </w:rPr>
          <w:delText>амо корисничке приходе, већ зарађујемо од накнаде за реклам</w:delText>
        </w:r>
        <w:r w:rsidR="00922A7B" w:rsidDel="00DD6F94">
          <w:rPr>
            <w:rFonts w:cstheme="minorHAnsi"/>
            <w:lang w:val="sr-Cyrl-RS"/>
          </w:rPr>
          <w:delText>ирање.</w:delText>
        </w:r>
      </w:del>
    </w:p>
    <w:p w14:paraId="28E24139" w14:textId="77777777" w:rsidR="00F42029" w:rsidRPr="00886734" w:rsidRDefault="00F42029" w:rsidP="00886734">
      <w:pPr>
        <w:ind w:left="360"/>
        <w:rPr>
          <w:lang w:val="sr-Cyrl-RS"/>
        </w:rPr>
      </w:pPr>
    </w:p>
    <w:p w14:paraId="374178A9" w14:textId="77777777" w:rsidR="009D367E" w:rsidRDefault="009D367E" w:rsidP="00504D55">
      <w:pPr>
        <w:pStyle w:val="Heading2"/>
        <w:numPr>
          <w:ilvl w:val="1"/>
          <w:numId w:val="7"/>
        </w:numPr>
        <w:rPr>
          <w:lang w:val="sr-Cyrl-RS"/>
        </w:rPr>
      </w:pPr>
      <w:bookmarkStart w:id="314" w:name="_Toc93049464"/>
      <w:bookmarkStart w:id="315" w:name="_Toc93908895"/>
      <w:bookmarkStart w:id="316" w:name="_Toc106641497"/>
      <w:r>
        <w:rPr>
          <w:lang w:val="sr-Cyrl-RS"/>
        </w:rPr>
        <w:t>Индустријски утицаји</w:t>
      </w:r>
      <w:bookmarkEnd w:id="314"/>
      <w:bookmarkEnd w:id="315"/>
      <w:bookmarkEnd w:id="316"/>
    </w:p>
    <w:p w14:paraId="1FC4A864" w14:textId="77777777" w:rsidR="00F91C8B" w:rsidRDefault="00F91C8B" w:rsidP="00667F39">
      <w:pPr>
        <w:ind w:left="360"/>
        <w:rPr>
          <w:lang w:val="sr-Cyrl-RS"/>
        </w:rPr>
      </w:pPr>
    </w:p>
    <w:p w14:paraId="060272D9" w14:textId="0084BE75" w:rsidR="007A026A" w:rsidRDefault="00DD6F94" w:rsidP="00667F39">
      <w:pPr>
        <w:ind w:left="360"/>
        <w:rPr>
          <w:lang w:val="sr-Cyrl-RS"/>
        </w:rPr>
      </w:pPr>
      <w:ins w:id="317" w:author="Бранислав Којић" w:date="2022-06-20T18:13:00Z">
        <w:r>
          <w:rPr>
            <w:lang w:val="sr-Cyrl-RS"/>
          </w:rPr>
          <w:t>Тренутно нема конкурената на тржишту због оригиналности идеје. Међутим, постоји шанса да се касније појаве нови играчи који би изашли на тржиште са сличном идејом и самим тим би постали конкуренција.</w:t>
        </w:r>
      </w:ins>
      <w:del w:id="318" w:author="Бранислав Којић" w:date="2022-06-20T18:13:00Z">
        <w:r w:rsidR="0091426C" w:rsidDel="00DD6F94">
          <w:rPr>
            <w:lang w:val="sr-Cyrl-RS"/>
          </w:rPr>
          <w:delText xml:space="preserve">Тренутно нема конкурената на тржишту због оригиналности идеје. </w:delText>
        </w:r>
        <w:r w:rsidR="00C96A1B" w:rsidDel="00DD6F94">
          <w:rPr>
            <w:lang w:val="sr-Cyrl-RS"/>
          </w:rPr>
          <w:delText xml:space="preserve">Међутим, постоји шанса да се касније појаве </w:delText>
        </w:r>
        <w:r w:rsidR="0068293D" w:rsidDel="00DD6F94">
          <w:rPr>
            <w:lang w:val="sr-Cyrl-RS"/>
          </w:rPr>
          <w:delText>нови играчи</w:delText>
        </w:r>
        <w:r w:rsidR="007A026A" w:rsidDel="00DD6F94">
          <w:rPr>
            <w:lang w:val="sr-Cyrl-RS"/>
          </w:rPr>
          <w:delText xml:space="preserve"> који</w:delText>
        </w:r>
        <w:r w:rsidR="0068293D" w:rsidDel="00DD6F94">
          <w:rPr>
            <w:lang w:val="sr-Cyrl-RS"/>
          </w:rPr>
          <w:delText xml:space="preserve"> </w:delText>
        </w:r>
        <w:r w:rsidR="00A8058D" w:rsidDel="00DD6F94">
          <w:rPr>
            <w:lang w:val="sr-Cyrl-RS"/>
          </w:rPr>
          <w:delText>би изашли на тр</w:delText>
        </w:r>
        <w:r w:rsidR="007A026A" w:rsidDel="00DD6F94">
          <w:rPr>
            <w:lang w:val="sr-Cyrl-RS"/>
          </w:rPr>
          <w:delText>жиште са сличном идејом и самим тим би постали конкуренција.</w:delText>
        </w:r>
        <w:r w:rsidR="00667F39" w:rsidDel="00DD6F94">
          <w:rPr>
            <w:lang w:val="sr-Cyrl-RS"/>
          </w:rPr>
          <w:delText xml:space="preserve"> </w:delText>
        </w:r>
        <w:r w:rsidR="00381EFE" w:rsidDel="00DD6F94">
          <w:rPr>
            <w:lang w:val="sr-Cyrl-RS"/>
          </w:rPr>
          <w:delText xml:space="preserve">Узимајући у обзир да је услуга </w:delText>
        </w:r>
        <w:r w:rsidR="00381EFE" w:rsidDel="00DD6F94">
          <w:rPr>
            <w:lang w:val="sr-Latn-RS"/>
          </w:rPr>
          <w:delText>BudgetTrip-</w:delText>
        </w:r>
        <w:r w:rsidR="00381EFE" w:rsidDel="00DD6F94">
          <w:rPr>
            <w:lang w:val="sr-Cyrl-RS"/>
          </w:rPr>
          <w:delText>а бесплатна, не постоји очигледан разлог због ког би корисници прешли на заменску услугу.</w:delText>
        </w:r>
      </w:del>
      <w:r w:rsidR="00381EFE">
        <w:rPr>
          <w:lang w:val="sr-Cyrl-RS"/>
        </w:rPr>
        <w:t xml:space="preserve"> </w:t>
      </w:r>
    </w:p>
    <w:p w14:paraId="2DACDD0B" w14:textId="5CB86814" w:rsidR="00C475BA" w:rsidRDefault="006A0712" w:rsidP="00667F39">
      <w:pPr>
        <w:ind w:left="360"/>
        <w:rPr>
          <w:lang w:val="sr-Cyrl-RS"/>
        </w:rPr>
      </w:pPr>
      <w:r>
        <w:rPr>
          <w:lang w:val="sr-Cyrl-RS"/>
        </w:rPr>
        <w:t xml:space="preserve">Не постоје </w:t>
      </w:r>
      <w:r w:rsidR="00F91C8B">
        <w:rPr>
          <w:lang w:val="sr-Cyrl-RS"/>
        </w:rPr>
        <w:t>заинтересоване стране које могу да утичу на предложени пословни модел.</w:t>
      </w:r>
    </w:p>
    <w:p w14:paraId="33AEB525" w14:textId="77777777" w:rsidR="006B6DFB" w:rsidRDefault="006B6DFB" w:rsidP="00667F39">
      <w:pPr>
        <w:ind w:left="360"/>
        <w:rPr>
          <w:lang w:val="sr-Cyrl-RS"/>
        </w:rPr>
      </w:pPr>
    </w:p>
    <w:p w14:paraId="66701BFC" w14:textId="77777777" w:rsidR="00B17ED1" w:rsidRDefault="00B17ED1" w:rsidP="00667F39">
      <w:pPr>
        <w:ind w:left="360"/>
        <w:rPr>
          <w:lang w:val="sr-Cyrl-RS"/>
        </w:rPr>
      </w:pPr>
    </w:p>
    <w:p w14:paraId="58843ACC" w14:textId="77777777" w:rsidR="00B17ED1" w:rsidRDefault="00B17ED1" w:rsidP="00667F39">
      <w:pPr>
        <w:ind w:left="360"/>
        <w:rPr>
          <w:lang w:val="sr-Cyrl-RS"/>
        </w:rPr>
      </w:pPr>
    </w:p>
    <w:p w14:paraId="3E758316" w14:textId="77777777" w:rsidR="00B17ED1" w:rsidRPr="00381EFE" w:rsidRDefault="00B17ED1" w:rsidP="00667F39">
      <w:pPr>
        <w:ind w:left="360"/>
        <w:rPr>
          <w:lang w:val="sr-Cyrl-RS"/>
        </w:rPr>
      </w:pPr>
    </w:p>
    <w:p w14:paraId="7CB0525C" w14:textId="77777777" w:rsidR="009D367E" w:rsidRDefault="009D367E" w:rsidP="00504D55">
      <w:pPr>
        <w:pStyle w:val="Heading2"/>
        <w:numPr>
          <w:ilvl w:val="1"/>
          <w:numId w:val="7"/>
        </w:numPr>
        <w:rPr>
          <w:lang w:val="sr-Cyrl-RS"/>
        </w:rPr>
      </w:pPr>
      <w:bookmarkStart w:id="319" w:name="_Toc93049465"/>
      <w:bookmarkStart w:id="320" w:name="_Toc93908896"/>
      <w:bookmarkStart w:id="321" w:name="_Toc106641498"/>
      <w:r>
        <w:rPr>
          <w:lang w:val="sr-Cyrl-RS"/>
        </w:rPr>
        <w:lastRenderedPageBreak/>
        <w:t>Кључни трендови</w:t>
      </w:r>
      <w:bookmarkEnd w:id="319"/>
      <w:bookmarkEnd w:id="320"/>
      <w:bookmarkEnd w:id="321"/>
    </w:p>
    <w:p w14:paraId="47A0DC55" w14:textId="77777777" w:rsidR="00B17ED1" w:rsidRDefault="00B17ED1" w:rsidP="00F91C8B">
      <w:pPr>
        <w:ind w:left="360"/>
        <w:rPr>
          <w:lang w:val="sr-Cyrl-RS"/>
        </w:rPr>
      </w:pPr>
    </w:p>
    <w:p w14:paraId="0D0284B7" w14:textId="20250797" w:rsidR="00F91C8B" w:rsidRDefault="00D124CA" w:rsidP="00F91C8B">
      <w:pPr>
        <w:ind w:left="360"/>
        <w:rPr>
          <w:lang w:val="sr-Cyrl-RS"/>
        </w:rPr>
      </w:pPr>
      <w:r>
        <w:rPr>
          <w:lang w:val="sr-Cyrl-RS"/>
        </w:rPr>
        <w:t>Развој вештачке интелигенције би могао угрозити раст пословног модела</w:t>
      </w:r>
      <w:r w:rsidR="008720A1">
        <w:rPr>
          <w:lang w:val="sr-Cyrl-RS"/>
        </w:rPr>
        <w:t xml:space="preserve">, јер би </w:t>
      </w:r>
      <w:r w:rsidR="00A24BD2">
        <w:rPr>
          <w:lang w:val="sr-Cyrl-RS"/>
        </w:rPr>
        <w:t>могао да понуди бржу и бољу услугу.</w:t>
      </w:r>
    </w:p>
    <w:p w14:paraId="508149AB" w14:textId="78AB7F2D" w:rsidR="00A9413E" w:rsidRDefault="00217ACF" w:rsidP="00F91C8B">
      <w:pPr>
        <w:ind w:left="360"/>
        <w:rPr>
          <w:lang w:val="sr-Cyrl-RS"/>
        </w:rPr>
      </w:pPr>
      <w:r>
        <w:rPr>
          <w:lang w:val="sr-Cyrl-RS"/>
        </w:rPr>
        <w:t>Социјални тренд који би могао да утиче на пословни модел</w:t>
      </w:r>
      <w:r w:rsidR="005E2B5A">
        <w:rPr>
          <w:lang w:val="sr-Cyrl-RS"/>
        </w:rPr>
        <w:t xml:space="preserve"> је повећање еколошке свес</w:t>
      </w:r>
      <w:r w:rsidR="00733904">
        <w:rPr>
          <w:lang w:val="sr-Cyrl-RS"/>
        </w:rPr>
        <w:t xml:space="preserve">ти које утиче на </w:t>
      </w:r>
      <w:r w:rsidR="002B29B7">
        <w:rPr>
          <w:lang w:val="sr-Cyrl-RS"/>
        </w:rPr>
        <w:t xml:space="preserve">све веће </w:t>
      </w:r>
      <w:r w:rsidR="00C34CAF">
        <w:rPr>
          <w:lang w:val="sr-Cyrl-RS"/>
        </w:rPr>
        <w:t xml:space="preserve">коришћење електричних возила. </w:t>
      </w:r>
      <w:r w:rsidR="001B341A">
        <w:rPr>
          <w:lang w:val="sr-Cyrl-RS"/>
        </w:rPr>
        <w:t xml:space="preserve">Пословни модел би се томе прилагодио тако што би уместо </w:t>
      </w:r>
      <w:r w:rsidR="00267F82">
        <w:rPr>
          <w:lang w:val="sr-Cyrl-RS"/>
        </w:rPr>
        <w:t>обрачуна потрошње горива прешао на обрачун потрошње струје.</w:t>
      </w:r>
    </w:p>
    <w:p w14:paraId="0857EBFD" w14:textId="7CBA252B" w:rsidR="007D21C7" w:rsidRPr="00F91C8B" w:rsidRDefault="000204ED" w:rsidP="00F91C8B">
      <w:pPr>
        <w:ind w:left="360"/>
        <w:rPr>
          <w:lang w:val="sr-Cyrl-RS"/>
        </w:rPr>
      </w:pPr>
      <w:r>
        <w:rPr>
          <w:lang w:val="sr-Cyrl-RS"/>
        </w:rPr>
        <w:t xml:space="preserve">Социоекономски тренд који је релевантан </w:t>
      </w:r>
      <w:r w:rsidR="00F87A46">
        <w:rPr>
          <w:lang w:val="sr-Cyrl-RS"/>
        </w:rPr>
        <w:t>је економско стање у држави.</w:t>
      </w:r>
      <w:r w:rsidR="00FB7D73">
        <w:rPr>
          <w:lang w:val="sr-Cyrl-RS"/>
        </w:rPr>
        <w:t xml:space="preserve"> </w:t>
      </w:r>
      <w:r w:rsidR="009209E0">
        <w:rPr>
          <w:lang w:val="sr-Cyrl-RS"/>
        </w:rPr>
        <w:t xml:space="preserve">У случају да дође до </w:t>
      </w:r>
      <w:r w:rsidR="00971431">
        <w:rPr>
          <w:lang w:val="sr-Cyrl-RS"/>
        </w:rPr>
        <w:t>драстичне промене</w:t>
      </w:r>
      <w:r w:rsidR="00980C17">
        <w:rPr>
          <w:lang w:val="sr-Cyrl-RS"/>
        </w:rPr>
        <w:t xml:space="preserve"> истог</w:t>
      </w:r>
      <w:r w:rsidR="00971431">
        <w:rPr>
          <w:lang w:val="sr-Cyrl-RS"/>
        </w:rPr>
        <w:t xml:space="preserve">, дошло би до промене прихода </w:t>
      </w:r>
      <w:r w:rsidR="00AF62AA">
        <w:rPr>
          <w:lang w:val="sr-Cyrl-RS"/>
        </w:rPr>
        <w:t>становништв</w:t>
      </w:r>
      <w:r w:rsidR="00971431">
        <w:rPr>
          <w:lang w:val="sr-Cyrl-RS"/>
        </w:rPr>
        <w:t xml:space="preserve">а, а самим тим и до губитка </w:t>
      </w:r>
      <w:r w:rsidR="00AF62AA">
        <w:rPr>
          <w:lang w:val="sr-Cyrl-RS"/>
        </w:rPr>
        <w:t>корисника пословног модела.</w:t>
      </w:r>
    </w:p>
    <w:p w14:paraId="05BFC1EA" w14:textId="77777777" w:rsidR="00330726" w:rsidRDefault="00330726" w:rsidP="00330726">
      <w:pPr>
        <w:rPr>
          <w:lang w:val="sr-Cyrl-RS"/>
        </w:rPr>
      </w:pPr>
    </w:p>
    <w:p w14:paraId="004002B4" w14:textId="77777777" w:rsidR="00330726" w:rsidRPr="00330726" w:rsidRDefault="00330726" w:rsidP="00330726">
      <w:pPr>
        <w:rPr>
          <w:lang w:val="sr-Cyrl-RS"/>
        </w:rPr>
      </w:pPr>
    </w:p>
    <w:p w14:paraId="37948586" w14:textId="77777777" w:rsidR="009D367E" w:rsidRPr="00721953" w:rsidRDefault="009D367E" w:rsidP="00504D55">
      <w:pPr>
        <w:pStyle w:val="Heading2"/>
        <w:numPr>
          <w:ilvl w:val="1"/>
          <w:numId w:val="7"/>
        </w:numPr>
        <w:rPr>
          <w:lang w:val="sr-Cyrl-RS"/>
        </w:rPr>
      </w:pPr>
      <w:bookmarkStart w:id="322" w:name="_Toc93049466"/>
      <w:bookmarkStart w:id="323" w:name="_Toc93908897"/>
      <w:bookmarkStart w:id="324" w:name="_Toc106641499"/>
      <w:r>
        <w:rPr>
          <w:lang w:val="sr-Cyrl-RS"/>
        </w:rPr>
        <w:t>Макроекономски утицаји</w:t>
      </w:r>
      <w:bookmarkEnd w:id="322"/>
      <w:bookmarkEnd w:id="323"/>
      <w:bookmarkEnd w:id="324"/>
    </w:p>
    <w:p w14:paraId="00D01DC8" w14:textId="77777777" w:rsidR="00DA350D" w:rsidRDefault="00DA350D" w:rsidP="00DA350D">
      <w:pPr>
        <w:pStyle w:val="NoSpacing"/>
        <w:rPr>
          <w:color w:val="FF0000"/>
          <w:lang w:val="sr-Cyrl-RS"/>
        </w:rPr>
      </w:pPr>
    </w:p>
    <w:p w14:paraId="6EB5E88B" w14:textId="77777777" w:rsidR="00D210C6" w:rsidRPr="00317F29" w:rsidRDefault="00D210C6" w:rsidP="00DA350D">
      <w:pPr>
        <w:pStyle w:val="NoSpacing"/>
        <w:rPr>
          <w:color w:val="FF0000"/>
          <w:lang w:val="sr-Latn-RS"/>
        </w:rPr>
      </w:pPr>
    </w:p>
    <w:p w14:paraId="6EDEF819" w14:textId="56DB2F28" w:rsidR="00DA350D" w:rsidRDefault="00EB7864" w:rsidP="00DA350D">
      <w:pPr>
        <w:pStyle w:val="NoSpacing"/>
        <w:ind w:left="360"/>
        <w:rPr>
          <w:lang w:val="sr-Cyrl-RS"/>
        </w:rPr>
      </w:pPr>
      <w:r>
        <w:rPr>
          <w:lang w:val="sr-Cyrl-RS"/>
        </w:rPr>
        <w:t xml:space="preserve">Глобални тржишни услов који </w:t>
      </w:r>
      <w:r w:rsidR="00037CED">
        <w:rPr>
          <w:lang w:val="sr-Cyrl-RS"/>
        </w:rPr>
        <w:t>је</w:t>
      </w:r>
      <w:r>
        <w:rPr>
          <w:lang w:val="sr-Cyrl-RS"/>
        </w:rPr>
        <w:t xml:space="preserve"> од интереса </w:t>
      </w:r>
      <w:r w:rsidR="00037CED">
        <w:rPr>
          <w:lang w:val="sr-Cyrl-RS"/>
        </w:rPr>
        <w:t>је</w:t>
      </w:r>
      <w:r>
        <w:rPr>
          <w:lang w:val="sr-Cyrl-RS"/>
        </w:rPr>
        <w:t xml:space="preserve"> </w:t>
      </w:r>
      <w:r w:rsidR="00780D0B">
        <w:rPr>
          <w:lang w:val="sr-Cyrl-RS"/>
        </w:rPr>
        <w:t>економска криза</w:t>
      </w:r>
      <w:r w:rsidR="00037CED">
        <w:rPr>
          <w:lang w:val="sr-Cyrl-RS"/>
        </w:rPr>
        <w:t xml:space="preserve">. </w:t>
      </w:r>
      <w:r w:rsidR="00442452">
        <w:rPr>
          <w:lang w:val="sr-Cyrl-RS"/>
        </w:rPr>
        <w:t xml:space="preserve">Рецесија тренутно није заступљена у </w:t>
      </w:r>
      <w:r w:rsidR="00F77591">
        <w:rPr>
          <w:lang w:val="sr-Cyrl-RS"/>
        </w:rPr>
        <w:t xml:space="preserve">Србији, земљи на којој је фокус пројекта. </w:t>
      </w:r>
      <w:r w:rsidR="00335EFB">
        <w:rPr>
          <w:lang w:val="sr-Cyrl-RS"/>
        </w:rPr>
        <w:t xml:space="preserve">Ниво незапослености није пресудан фактор који би могао да утиче на </w:t>
      </w:r>
      <w:r w:rsidR="004855CB">
        <w:rPr>
          <w:lang w:val="sr-Cyrl-RS"/>
        </w:rPr>
        <w:t>кориш</w:t>
      </w:r>
      <w:r w:rsidR="00704881">
        <w:rPr>
          <w:lang w:val="sr-Cyrl-RS"/>
        </w:rPr>
        <w:t xml:space="preserve">ћење услуга. </w:t>
      </w:r>
    </w:p>
    <w:p w14:paraId="2A447C33" w14:textId="77777777" w:rsidR="008C36CB" w:rsidRDefault="008C36CB" w:rsidP="00DA350D">
      <w:pPr>
        <w:pStyle w:val="NoSpacing"/>
        <w:ind w:left="360"/>
        <w:rPr>
          <w:lang w:val="sr-Cyrl-RS"/>
        </w:rPr>
      </w:pPr>
    </w:p>
    <w:p w14:paraId="344C5064" w14:textId="72C98C0A" w:rsidR="008C36CB" w:rsidRPr="00DF544C" w:rsidRDefault="000439C9" w:rsidP="00DA350D">
      <w:pPr>
        <w:pStyle w:val="NoSpacing"/>
        <w:ind w:left="360"/>
        <w:rPr>
          <w:lang w:val="sr-Cyrl-RS"/>
        </w:rPr>
      </w:pPr>
      <w:r>
        <w:rPr>
          <w:lang w:val="sr-Cyrl-RS"/>
        </w:rPr>
        <w:t>Због малог почетног капитала који је потребан, не би требало да буде потешкоћа са про</w:t>
      </w:r>
      <w:r w:rsidR="0099596A">
        <w:rPr>
          <w:lang w:val="sr-Cyrl-RS"/>
        </w:rPr>
        <w:t>налажењем извора финансирања (</w:t>
      </w:r>
      <w:r w:rsidR="008533B9">
        <w:rPr>
          <w:lang w:val="sr-Latn-RS"/>
        </w:rPr>
        <w:t>Seed</w:t>
      </w:r>
      <w:r w:rsidR="00DF544C">
        <w:rPr>
          <w:lang w:val="sr-Cyrl-RS"/>
        </w:rPr>
        <w:t xml:space="preserve"> </w:t>
      </w:r>
      <w:r w:rsidR="00DF544C" w:rsidRPr="00DF544C">
        <w:t>capital</w:t>
      </w:r>
      <w:r w:rsidR="0099596A" w:rsidRPr="00DF544C">
        <w:rPr>
          <w:lang w:val="sr-Cyrl-RS"/>
        </w:rPr>
        <w:t>)</w:t>
      </w:r>
      <w:r w:rsidR="00DF544C">
        <w:rPr>
          <w:lang w:val="sr-Cyrl-RS"/>
        </w:rPr>
        <w:t>.</w:t>
      </w:r>
    </w:p>
    <w:p w14:paraId="0F4CB04A" w14:textId="77777777" w:rsidR="006A3A7A" w:rsidRDefault="006A3A7A" w:rsidP="00DA350D">
      <w:pPr>
        <w:pStyle w:val="NoSpacing"/>
        <w:ind w:left="360"/>
        <w:rPr>
          <w:lang w:val="sr-Cyrl-RS"/>
        </w:rPr>
      </w:pPr>
    </w:p>
    <w:p w14:paraId="768FB65E" w14:textId="78094BEC" w:rsidR="00DF544C" w:rsidRDefault="00A877D0" w:rsidP="00DA350D">
      <w:pPr>
        <w:pStyle w:val="NoSpacing"/>
        <w:ind w:left="360"/>
        <w:rPr>
          <w:lang w:val="sr-Cyrl-RS"/>
        </w:rPr>
      </w:pPr>
      <w:r>
        <w:rPr>
          <w:lang w:val="sr-Cyrl-RS"/>
        </w:rPr>
        <w:t xml:space="preserve">Цена неопходних ресурса није </w:t>
      </w:r>
      <w:r w:rsidR="0019368D">
        <w:rPr>
          <w:lang w:val="sr-Cyrl-RS"/>
        </w:rPr>
        <w:t xml:space="preserve">нужно </w:t>
      </w:r>
      <w:r>
        <w:rPr>
          <w:lang w:val="sr-Cyrl-RS"/>
        </w:rPr>
        <w:t>велика,</w:t>
      </w:r>
      <w:r w:rsidR="0019368D">
        <w:rPr>
          <w:lang w:val="sr-Cyrl-RS"/>
        </w:rPr>
        <w:t xml:space="preserve"> али би могло да дође до потешкоћа </w:t>
      </w:r>
      <w:r w:rsidR="005A57DA">
        <w:rPr>
          <w:lang w:val="sr-Cyrl-RS"/>
        </w:rPr>
        <w:t>при њиховом набављању.</w:t>
      </w:r>
    </w:p>
    <w:p w14:paraId="70857FE6" w14:textId="77777777" w:rsidR="00EE7BAA" w:rsidRDefault="00EE7BAA" w:rsidP="00DA350D">
      <w:pPr>
        <w:pStyle w:val="NoSpacing"/>
        <w:ind w:left="360"/>
        <w:rPr>
          <w:lang w:val="sr-Cyrl-RS"/>
        </w:rPr>
      </w:pPr>
    </w:p>
    <w:p w14:paraId="2026BEDD" w14:textId="7E3273C2" w:rsidR="007B5B4B" w:rsidRDefault="00935941" w:rsidP="00DA350D">
      <w:pPr>
        <w:pStyle w:val="NoSpacing"/>
        <w:ind w:left="360"/>
        <w:rPr>
          <w:lang w:val="sr-Cyrl-RS"/>
        </w:rPr>
      </w:pPr>
      <w:r>
        <w:rPr>
          <w:lang w:val="sr-Cyrl-RS"/>
        </w:rPr>
        <w:t>Квалитет јавног превоза и транспорт нису од интереса</w:t>
      </w:r>
      <w:r w:rsidR="00B13A9E">
        <w:rPr>
          <w:lang w:val="sr-Cyrl-RS"/>
        </w:rPr>
        <w:t xml:space="preserve">, јер пословни </w:t>
      </w:r>
      <w:r w:rsidR="00710FD3">
        <w:rPr>
          <w:lang w:val="sr-Cyrl-RS"/>
        </w:rPr>
        <w:t xml:space="preserve">модел подразумева коришћење сопственог превоза. </w:t>
      </w:r>
    </w:p>
    <w:p w14:paraId="2BA3A478" w14:textId="77777777" w:rsidR="00EE7BAA" w:rsidRPr="00DF544C" w:rsidRDefault="00EE7BAA" w:rsidP="00DA350D">
      <w:pPr>
        <w:pStyle w:val="NoSpacing"/>
        <w:ind w:left="360"/>
        <w:rPr>
          <w:lang w:val="sr-Cyrl-RS"/>
        </w:rPr>
      </w:pPr>
    </w:p>
    <w:p w14:paraId="1A3D079D" w14:textId="77777777" w:rsidR="00333073" w:rsidRPr="008C36CB" w:rsidRDefault="00333073" w:rsidP="00DA350D">
      <w:pPr>
        <w:pStyle w:val="NoSpacing"/>
        <w:ind w:left="360"/>
        <w:rPr>
          <w:lang w:val="sr-Latn-RS"/>
        </w:rPr>
      </w:pPr>
    </w:p>
    <w:p w14:paraId="500A125C" w14:textId="13BB3D67" w:rsidR="009D367E" w:rsidRDefault="009D367E" w:rsidP="00504D55">
      <w:pPr>
        <w:pStyle w:val="Heading1"/>
        <w:numPr>
          <w:ilvl w:val="0"/>
          <w:numId w:val="7"/>
        </w:numPr>
        <w:ind w:left="720"/>
        <w:rPr>
          <w:lang w:val="sr-Cyrl-RS"/>
        </w:rPr>
      </w:pPr>
      <w:bookmarkStart w:id="325" w:name="_Toc93049478"/>
      <w:bookmarkStart w:id="326" w:name="_Toc93908898"/>
      <w:bookmarkStart w:id="327" w:name="_Toc106641500"/>
      <w:r>
        <w:rPr>
          <w:lang w:val="sr-Latn-RS"/>
        </w:rPr>
        <w:t xml:space="preserve">SWOT </w:t>
      </w:r>
      <w:r>
        <w:rPr>
          <w:lang w:val="sr-Cyrl-RS"/>
        </w:rPr>
        <w:t>Анализа</w:t>
      </w:r>
      <w:bookmarkEnd w:id="325"/>
      <w:bookmarkEnd w:id="326"/>
      <w:bookmarkEnd w:id="327"/>
      <w:r w:rsidR="00F77591">
        <w:rPr>
          <w:lang w:val="sr-Cyrl-RS"/>
        </w:rPr>
        <w:t xml:space="preserve"> </w:t>
      </w:r>
    </w:p>
    <w:p w14:paraId="510A9A01" w14:textId="77777777" w:rsidR="00317F29" w:rsidRDefault="00317F29" w:rsidP="009D367E">
      <w:pPr>
        <w:pStyle w:val="NoSpacing"/>
        <w:rPr>
          <w:color w:val="FF0000"/>
          <w:lang w:val="sr-Cyrl-RS"/>
        </w:rPr>
      </w:pPr>
    </w:p>
    <w:p w14:paraId="3A64C8F3" w14:textId="29D4A0F0" w:rsidR="00317F29" w:rsidRDefault="00B46771" w:rsidP="009D367E">
      <w:pPr>
        <w:pStyle w:val="NoSpacing"/>
        <w:rPr>
          <w:lang w:val="sr-Cyrl-RS"/>
        </w:rPr>
      </w:pPr>
      <w:r>
        <w:rPr>
          <w:lang w:val="sr-Cyrl-RS"/>
        </w:rPr>
        <w:t xml:space="preserve">У прилогу се налази </w:t>
      </w:r>
      <w:r w:rsidR="00BC7B2F">
        <w:rPr>
          <w:lang w:val="sr-Cyrl-RS"/>
        </w:rPr>
        <w:t>анализа снага, слабости, прилика и претњи пословно</w:t>
      </w:r>
      <w:r w:rsidR="003E7D67">
        <w:rPr>
          <w:lang w:val="sr-Cyrl-RS"/>
        </w:rPr>
        <w:t>г</w:t>
      </w:r>
      <w:r w:rsidR="00BC7B2F">
        <w:rPr>
          <w:lang w:val="sr-Cyrl-RS"/>
        </w:rPr>
        <w:t xml:space="preserve"> модел</w:t>
      </w:r>
      <w:r w:rsidR="003E7D67">
        <w:rPr>
          <w:lang w:val="sr-Cyrl-RS"/>
        </w:rPr>
        <w:t>а.</w:t>
      </w:r>
    </w:p>
    <w:p w14:paraId="4E5B127D" w14:textId="77777777" w:rsidR="003B71EC" w:rsidRPr="00B46771" w:rsidRDefault="003B71EC" w:rsidP="009D367E">
      <w:pPr>
        <w:pStyle w:val="NoSpacing"/>
        <w:rPr>
          <w:lang w:val="sr-Cyrl-RS"/>
        </w:rPr>
      </w:pPr>
    </w:p>
    <w:p w14:paraId="4B5F7280" w14:textId="77777777" w:rsidR="009D367E" w:rsidRDefault="009D367E" w:rsidP="00504D55">
      <w:pPr>
        <w:pStyle w:val="Heading2"/>
        <w:numPr>
          <w:ilvl w:val="1"/>
          <w:numId w:val="7"/>
        </w:numPr>
        <w:rPr>
          <w:lang w:val="sr-Cyrl-RS"/>
        </w:rPr>
      </w:pPr>
      <w:bookmarkStart w:id="328" w:name="_Toc93908899"/>
      <w:bookmarkStart w:id="329" w:name="_Toc106641501"/>
      <w:r>
        <w:rPr>
          <w:lang w:val="sr-Cyrl-RS"/>
        </w:rPr>
        <w:t>Снаге</w:t>
      </w:r>
      <w:bookmarkEnd w:id="328"/>
      <w:bookmarkEnd w:id="329"/>
    </w:p>
    <w:p w14:paraId="008577C2" w14:textId="77777777" w:rsidR="00764759" w:rsidRDefault="00764759" w:rsidP="001C310A">
      <w:pPr>
        <w:ind w:firstLine="360"/>
        <w:rPr>
          <w:color w:val="FF0000"/>
          <w:lang w:val="sr-Cyrl-RS"/>
        </w:rPr>
      </w:pPr>
    </w:p>
    <w:p w14:paraId="55254FAC" w14:textId="1AEFE734" w:rsidR="003B71EC" w:rsidRDefault="00A25547" w:rsidP="00DD6F94">
      <w:pPr>
        <w:rPr>
          <w:lang w:val="sr-Cyrl-RS"/>
        </w:rPr>
        <w:pPrChange w:id="330" w:author="Бранислав Којић" w:date="2022-06-20T18:14:00Z">
          <w:pPr>
            <w:ind w:firstLine="360"/>
          </w:pPr>
        </w:pPrChange>
      </w:pPr>
      <w:r>
        <w:rPr>
          <w:lang w:val="sr-Cyrl-RS"/>
        </w:rPr>
        <w:t xml:space="preserve">У циљу задовољења корисничких потреба, пројекту иде у корист </w:t>
      </w:r>
      <w:r w:rsidR="00992B92">
        <w:rPr>
          <w:lang w:val="sr-Cyrl-RS"/>
        </w:rPr>
        <w:t xml:space="preserve">то што је идеја оригинална, </w:t>
      </w:r>
      <w:r w:rsidR="008E2810">
        <w:rPr>
          <w:lang w:val="sr-Cyrl-RS"/>
        </w:rPr>
        <w:t>приступачност услуге</w:t>
      </w:r>
      <w:r w:rsidR="00CB1BCB">
        <w:rPr>
          <w:lang w:val="sr-Cyrl-RS"/>
        </w:rPr>
        <w:t>.</w:t>
      </w:r>
    </w:p>
    <w:p w14:paraId="655018AF" w14:textId="77777777" w:rsidR="00764759" w:rsidRPr="003B71EC" w:rsidRDefault="00764759" w:rsidP="001C310A">
      <w:pPr>
        <w:ind w:firstLine="360"/>
        <w:rPr>
          <w:lang w:val="sr-Cyrl-RS"/>
        </w:rPr>
      </w:pPr>
    </w:p>
    <w:p w14:paraId="6BB0B222" w14:textId="77777777" w:rsidR="009D367E" w:rsidRDefault="009D367E" w:rsidP="00504D55">
      <w:pPr>
        <w:pStyle w:val="Heading2"/>
        <w:numPr>
          <w:ilvl w:val="1"/>
          <w:numId w:val="7"/>
        </w:numPr>
        <w:rPr>
          <w:lang w:val="sr-Cyrl-RS"/>
        </w:rPr>
      </w:pPr>
      <w:bookmarkStart w:id="331" w:name="_Toc93908900"/>
      <w:bookmarkStart w:id="332" w:name="_Toc106641502"/>
      <w:r>
        <w:rPr>
          <w:lang w:val="sr-Cyrl-RS"/>
        </w:rPr>
        <w:lastRenderedPageBreak/>
        <w:t>Слабости</w:t>
      </w:r>
      <w:bookmarkEnd w:id="331"/>
      <w:bookmarkEnd w:id="332"/>
    </w:p>
    <w:p w14:paraId="4CD5EBE6" w14:textId="77777777" w:rsidR="00764759" w:rsidRDefault="00764759" w:rsidP="001C310A">
      <w:pPr>
        <w:ind w:firstLine="360"/>
        <w:rPr>
          <w:color w:val="FF0000"/>
          <w:lang w:val="sr-Cyrl-RS"/>
        </w:rPr>
      </w:pPr>
    </w:p>
    <w:p w14:paraId="60C5AC46" w14:textId="261D4B13" w:rsidR="00BC79AC" w:rsidRDefault="00BC79AC" w:rsidP="00DD6F94">
      <w:pPr>
        <w:rPr>
          <w:lang w:val="sr-Cyrl-RS"/>
        </w:rPr>
        <w:pPrChange w:id="333" w:author="Бранислав Којић" w:date="2022-06-20T18:14:00Z">
          <w:pPr>
            <w:ind w:firstLine="360"/>
          </w:pPr>
        </w:pPrChange>
      </w:pPr>
      <w:r>
        <w:rPr>
          <w:lang w:val="sr-Cyrl-RS"/>
        </w:rPr>
        <w:t xml:space="preserve">Оно што би могло да </w:t>
      </w:r>
      <w:r w:rsidR="00195B79">
        <w:rPr>
          <w:lang w:val="sr-Cyrl-RS"/>
        </w:rPr>
        <w:t xml:space="preserve">утиче на </w:t>
      </w:r>
      <w:r w:rsidR="00591E04">
        <w:rPr>
          <w:lang w:val="sr-Cyrl-RS"/>
        </w:rPr>
        <w:t>развој</w:t>
      </w:r>
      <w:r w:rsidR="00195B79">
        <w:rPr>
          <w:lang w:val="sr-Cyrl-RS"/>
        </w:rPr>
        <w:t xml:space="preserve"> пословног модела </w:t>
      </w:r>
      <w:r w:rsidR="004B6B93">
        <w:rPr>
          <w:lang w:val="sr-Cyrl-RS"/>
        </w:rPr>
        <w:t>су потеш</w:t>
      </w:r>
      <w:r w:rsidR="005F1A94">
        <w:rPr>
          <w:lang w:val="sr-Cyrl-RS"/>
        </w:rPr>
        <w:t>коће при набавци база података</w:t>
      </w:r>
      <w:r w:rsidR="00181540">
        <w:rPr>
          <w:lang w:val="sr-Cyrl-RS"/>
        </w:rPr>
        <w:t>,</w:t>
      </w:r>
      <w:r w:rsidR="00DF4F3B">
        <w:rPr>
          <w:lang w:val="sr-Cyrl-RS"/>
        </w:rPr>
        <w:t xml:space="preserve"> недоста</w:t>
      </w:r>
      <w:r w:rsidR="0028179A">
        <w:rPr>
          <w:lang w:val="sr-Cyrl-RS"/>
        </w:rPr>
        <w:t>так искуства</w:t>
      </w:r>
      <w:r w:rsidR="00181540">
        <w:rPr>
          <w:lang w:val="sr-Cyrl-RS"/>
        </w:rPr>
        <w:t xml:space="preserve"> и </w:t>
      </w:r>
      <w:r w:rsidR="00764759">
        <w:rPr>
          <w:lang w:val="sr-Cyrl-RS"/>
        </w:rPr>
        <w:t>мали број токова прихода</w:t>
      </w:r>
      <w:r w:rsidR="0028179A">
        <w:rPr>
          <w:lang w:val="sr-Cyrl-RS"/>
        </w:rPr>
        <w:t>.</w:t>
      </w:r>
    </w:p>
    <w:p w14:paraId="16965D96" w14:textId="77777777" w:rsidR="00764759" w:rsidRPr="00BC79AC" w:rsidRDefault="00764759" w:rsidP="001C310A">
      <w:pPr>
        <w:ind w:firstLine="360"/>
        <w:rPr>
          <w:lang w:val="sr-Cyrl-RS"/>
        </w:rPr>
      </w:pPr>
    </w:p>
    <w:p w14:paraId="6FEECD62" w14:textId="77777777" w:rsidR="009D367E" w:rsidRDefault="009D367E" w:rsidP="00504D55">
      <w:pPr>
        <w:pStyle w:val="Heading2"/>
        <w:numPr>
          <w:ilvl w:val="1"/>
          <w:numId w:val="7"/>
        </w:numPr>
        <w:rPr>
          <w:lang w:val="sr-Cyrl-RS"/>
        </w:rPr>
      </w:pPr>
      <w:bookmarkStart w:id="334" w:name="_Toc93908901"/>
      <w:bookmarkStart w:id="335" w:name="_Toc106641503"/>
      <w:r>
        <w:rPr>
          <w:lang w:val="sr-Cyrl-RS"/>
        </w:rPr>
        <w:t>Прилике</w:t>
      </w:r>
      <w:bookmarkEnd w:id="334"/>
      <w:bookmarkEnd w:id="335"/>
    </w:p>
    <w:p w14:paraId="5FBEE966" w14:textId="77777777" w:rsidR="00764759" w:rsidRPr="00764759" w:rsidRDefault="00764759" w:rsidP="00764759">
      <w:pPr>
        <w:rPr>
          <w:lang w:val="sr-Cyrl-RS"/>
        </w:rPr>
      </w:pPr>
    </w:p>
    <w:p w14:paraId="16FBB243" w14:textId="3CE71EC1" w:rsidR="00764759" w:rsidRDefault="00A45B5F" w:rsidP="00DD6F94">
      <w:pPr>
        <w:rPr>
          <w:lang w:val="sr-Cyrl-RS"/>
        </w:rPr>
        <w:pPrChange w:id="336" w:author="Бранислав Којић" w:date="2022-06-20T18:15:00Z">
          <w:pPr>
            <w:ind w:firstLine="360"/>
          </w:pPr>
        </w:pPrChange>
      </w:pPr>
      <w:r>
        <w:rPr>
          <w:lang w:val="sr-Cyrl-RS"/>
        </w:rPr>
        <w:t xml:space="preserve">Тренутно непостојање конкурената на тржишту </w:t>
      </w:r>
      <w:r w:rsidR="00BC10A9">
        <w:rPr>
          <w:lang w:val="sr-Cyrl-RS"/>
        </w:rPr>
        <w:t>може донети значајну добит пројекту.</w:t>
      </w:r>
    </w:p>
    <w:p w14:paraId="718E761B" w14:textId="77777777" w:rsidR="00025D0D" w:rsidRPr="00A45B5F" w:rsidRDefault="00025D0D" w:rsidP="001C310A">
      <w:pPr>
        <w:ind w:firstLine="360"/>
        <w:rPr>
          <w:lang w:val="sr-Cyrl-RS"/>
        </w:rPr>
      </w:pPr>
    </w:p>
    <w:p w14:paraId="2E9FAB8A" w14:textId="77777777" w:rsidR="009D367E" w:rsidRDefault="009D367E" w:rsidP="00504D55">
      <w:pPr>
        <w:pStyle w:val="Heading2"/>
        <w:numPr>
          <w:ilvl w:val="1"/>
          <w:numId w:val="7"/>
        </w:numPr>
        <w:rPr>
          <w:lang w:val="sr-Cyrl-RS"/>
        </w:rPr>
      </w:pPr>
      <w:bookmarkStart w:id="337" w:name="_Toc93908902"/>
      <w:bookmarkStart w:id="338" w:name="_Toc106641504"/>
      <w:r>
        <w:rPr>
          <w:lang w:val="sr-Cyrl-RS"/>
        </w:rPr>
        <w:t>Претње</w:t>
      </w:r>
      <w:bookmarkEnd w:id="337"/>
      <w:bookmarkEnd w:id="338"/>
    </w:p>
    <w:p w14:paraId="1584F0F5" w14:textId="77777777" w:rsidR="00257A77" w:rsidRDefault="00257A77" w:rsidP="00257A77">
      <w:pPr>
        <w:ind w:left="360"/>
        <w:rPr>
          <w:color w:val="FF0000"/>
          <w:lang w:val="sr-Cyrl-RS"/>
        </w:rPr>
      </w:pPr>
    </w:p>
    <w:p w14:paraId="751E5AA3" w14:textId="65F42CCA" w:rsidR="00257A77" w:rsidRPr="00F91C8B" w:rsidRDefault="00485460" w:rsidP="00DD6F94">
      <w:pPr>
        <w:rPr>
          <w:lang w:val="sr-Cyrl-RS"/>
        </w:rPr>
        <w:pPrChange w:id="339" w:author="Бранислав Којић" w:date="2022-06-20T18:15:00Z">
          <w:pPr>
            <w:ind w:firstLine="360"/>
          </w:pPr>
        </w:pPrChange>
      </w:pPr>
      <w:r>
        <w:rPr>
          <w:lang w:val="sr-Cyrl-RS"/>
        </w:rPr>
        <w:t>Постоји могућност да нек</w:t>
      </w:r>
      <w:r w:rsidR="00BF7AEA">
        <w:rPr>
          <w:lang w:val="sr-Cyrl-RS"/>
        </w:rPr>
        <w:t xml:space="preserve">а познатија компанија </w:t>
      </w:r>
      <w:r w:rsidR="00461421">
        <w:rPr>
          <w:lang w:val="sr-Cyrl-RS"/>
        </w:rPr>
        <w:t>имплементира сличну идеју и због веће</w:t>
      </w:r>
      <w:r w:rsidR="00D823F8">
        <w:rPr>
          <w:lang w:val="sr-Cyrl-RS"/>
        </w:rPr>
        <w:t xml:space="preserve"> </w:t>
      </w:r>
      <w:r w:rsidR="00461421">
        <w:rPr>
          <w:lang w:val="sr-Cyrl-RS"/>
        </w:rPr>
        <w:t xml:space="preserve">популарности </w:t>
      </w:r>
      <w:r w:rsidR="005F5A0A">
        <w:rPr>
          <w:lang w:val="sr-Cyrl-RS"/>
        </w:rPr>
        <w:t xml:space="preserve">преузме </w:t>
      </w:r>
      <w:r w:rsidR="002D6C08">
        <w:rPr>
          <w:lang w:val="sr-Cyrl-RS"/>
        </w:rPr>
        <w:t>велики број корисника.</w:t>
      </w:r>
      <w:r w:rsidR="00257A77">
        <w:rPr>
          <w:lang w:val="sr-Cyrl-RS"/>
        </w:rPr>
        <w:t xml:space="preserve"> Такође, у случају да дође до драстичне промене економског стања државе, дошло би и до промене прихода становништва, а самим тим и до губитка корисника.</w:t>
      </w:r>
    </w:p>
    <w:p w14:paraId="58FF1B40" w14:textId="28881D65" w:rsidR="00025D0D" w:rsidRPr="00025D0D" w:rsidRDefault="00025D0D" w:rsidP="001C310A">
      <w:pPr>
        <w:ind w:firstLine="360"/>
        <w:rPr>
          <w:lang w:val="sr-Cyrl-RS"/>
        </w:rPr>
      </w:pPr>
    </w:p>
    <w:p w14:paraId="053F808B" w14:textId="470B671E" w:rsidR="00B8760D" w:rsidRDefault="00A85458" w:rsidP="00504D55">
      <w:pPr>
        <w:pStyle w:val="Heading1"/>
        <w:numPr>
          <w:ilvl w:val="0"/>
          <w:numId w:val="7"/>
        </w:numPr>
        <w:rPr>
          <w:lang w:val="sr-Cyrl-RS"/>
        </w:rPr>
      </w:pPr>
      <w:bookmarkStart w:id="340" w:name="_Toc106641505"/>
      <w:r>
        <w:rPr>
          <w:lang w:val="sr-Cyrl-RS"/>
        </w:rPr>
        <w:t>Закључак</w:t>
      </w:r>
      <w:bookmarkEnd w:id="340"/>
    </w:p>
    <w:p w14:paraId="383E7BFA" w14:textId="77777777" w:rsidR="007944C3" w:rsidRDefault="007944C3" w:rsidP="001A5661">
      <w:pPr>
        <w:rPr>
          <w:color w:val="FF0000"/>
          <w:lang w:val="sr-Cyrl-RS"/>
        </w:rPr>
      </w:pPr>
    </w:p>
    <w:p w14:paraId="6CD99FC1" w14:textId="6E89224F" w:rsidR="00450005" w:rsidRPr="00450005" w:rsidRDefault="007944C3" w:rsidP="00DD6F94">
      <w:pPr>
        <w:rPr>
          <w:lang w:val="sr-Cyrl-RS"/>
        </w:rPr>
        <w:pPrChange w:id="341" w:author="Бранислав Којић" w:date="2022-06-20T18:15:00Z">
          <w:pPr>
            <w:ind w:firstLine="360"/>
          </w:pPr>
        </w:pPrChange>
      </w:pPr>
      <w:r>
        <w:rPr>
          <w:lang w:val="sr-Cyrl-RS"/>
        </w:rPr>
        <w:t xml:space="preserve">Предложени пословни модел не </w:t>
      </w:r>
      <w:r w:rsidR="00AD2714">
        <w:rPr>
          <w:lang w:val="sr-Cyrl-RS"/>
        </w:rPr>
        <w:t>одговара у потпуности ниједном од постојећих модела.</w:t>
      </w:r>
      <w:r w:rsidR="00450005">
        <w:rPr>
          <w:lang w:val="sr-Cyrl-RS"/>
        </w:rPr>
        <w:t xml:space="preserve"> </w:t>
      </w:r>
      <w:r w:rsidR="00450005">
        <w:rPr>
          <w:rFonts w:cstheme="minorHAnsi"/>
          <w:lang w:val="sr-Cyrl-RS"/>
        </w:rPr>
        <w:t xml:space="preserve">Даљим развојем пројекта доћи ће до ширења области пословања на друге државе. </w:t>
      </w:r>
    </w:p>
    <w:p w14:paraId="12C13405" w14:textId="77777777" w:rsidR="00450005" w:rsidRPr="007944C3" w:rsidRDefault="00450005" w:rsidP="001A5661">
      <w:pPr>
        <w:rPr>
          <w:lang w:val="sr-Cyrl-RS"/>
        </w:rPr>
      </w:pPr>
    </w:p>
    <w:commentRangeStart w:id="342" w:displacedByCustomXml="next"/>
    <w:bookmarkStart w:id="343" w:name="_Toc106641506" w:displacedByCustomXml="next"/>
    <w:sdt>
      <w:sdtPr>
        <w:rPr>
          <w:rFonts w:asciiTheme="minorHAnsi" w:eastAsiaTheme="minorEastAsia" w:hAnsiTheme="minorHAnsi" w:cstheme="minorBidi"/>
          <w:b w:val="0"/>
          <w:bCs w:val="0"/>
          <w:caps w:val="0"/>
          <w:spacing w:val="0"/>
          <w:sz w:val="22"/>
          <w:szCs w:val="22"/>
        </w:rPr>
        <w:id w:val="-1460564906"/>
        <w:docPartObj>
          <w:docPartGallery w:val="Bibliographies"/>
          <w:docPartUnique/>
        </w:docPartObj>
      </w:sdtPr>
      <w:sdtEndPr>
        <w:rPr>
          <w:rFonts w:asciiTheme="majorHAnsi" w:eastAsiaTheme="majorEastAsia" w:hAnsiTheme="majorHAnsi" w:cstheme="majorBidi"/>
          <w:b/>
          <w:bCs/>
          <w:caps/>
          <w:spacing w:val="4"/>
          <w:sz w:val="28"/>
          <w:szCs w:val="28"/>
        </w:rPr>
      </w:sdtEndPr>
      <w:sdtContent>
        <w:commentRangeEnd w:id="342" w:displacedByCustomXml="prev"/>
        <w:p w14:paraId="26506BCE" w14:textId="77777777" w:rsidR="00DD6F94" w:rsidRPr="00B94DBF" w:rsidRDefault="00423021" w:rsidP="00DD6F94">
          <w:pPr>
            <w:pStyle w:val="Heading1"/>
            <w:rPr>
              <w:ins w:id="344" w:author="Бранислав Којић" w:date="2022-06-20T18:16:00Z"/>
              <w:lang w:val="sr-Cyrl-RS"/>
            </w:rPr>
          </w:pPr>
          <w:r>
            <w:rPr>
              <w:rStyle w:val="CommentReference"/>
              <w:rFonts w:asciiTheme="minorHAnsi" w:eastAsiaTheme="minorEastAsia" w:hAnsiTheme="minorHAnsi" w:cstheme="minorBidi"/>
              <w:b w:val="0"/>
              <w:bCs w:val="0"/>
              <w:caps w:val="0"/>
              <w:spacing w:val="0"/>
            </w:rPr>
            <w:commentReference w:id="342"/>
          </w:r>
          <w:bookmarkStart w:id="345" w:name="_Toc106483118"/>
          <w:ins w:id="346" w:author="Бранислав Којић" w:date="2022-06-20T18:16:00Z">
            <w:r w:rsidR="00DD6F94">
              <w:rPr>
                <w:lang w:val="sr-Cyrl-RS"/>
              </w:rPr>
              <w:t>Референце</w:t>
            </w:r>
            <w:bookmarkEnd w:id="345"/>
            <w:bookmarkEnd w:id="343"/>
          </w:ins>
        </w:p>
        <w:customXmlInsRangeStart w:id="347" w:author="Бранислав Којић" w:date="2022-06-20T18:16:00Z"/>
        <w:sdt>
          <w:sdtPr>
            <w:id w:val="235446244"/>
            <w:bibliography/>
          </w:sdtPr>
          <w:sdtEndPr>
            <w:rPr>
              <w:rFonts w:asciiTheme="majorHAnsi" w:eastAsiaTheme="majorEastAsia" w:hAnsiTheme="majorHAnsi" w:cstheme="majorBidi"/>
              <w:b/>
              <w:bCs/>
              <w:caps/>
              <w:spacing w:val="4"/>
              <w:sz w:val="28"/>
              <w:szCs w:val="28"/>
            </w:rPr>
          </w:sdtEndPr>
          <w:sdtContent>
            <w:customXmlInsRangeEnd w:id="347"/>
            <w:p w14:paraId="76448B4F" w14:textId="77777777" w:rsidR="00DD6F94" w:rsidRDefault="00DD6F94" w:rsidP="00DD6F94">
              <w:pPr>
                <w:rPr>
                  <w:ins w:id="348" w:author="Бранислав Којић" w:date="2022-06-20T18:16:00Z"/>
                  <w:noProof/>
                </w:rPr>
              </w:pPr>
              <w:ins w:id="349" w:author="Бранислав Којић" w:date="2022-06-20T18:16:00Z">
                <w:r>
                  <w:fldChar w:fldCharType="begin"/>
                </w:r>
                <w:r>
                  <w:instrText xml:space="preserve"> BIBLIOGRAPHY </w:instrText>
                </w:r>
                <w:r>
                  <w:fldChar w:fldCharType="separate"/>
                </w:r>
              </w:ins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138"/>
                <w:gridCol w:w="9222"/>
              </w:tblGrid>
              <w:tr w:rsidR="00DD6F94" w14:paraId="2B308FEF" w14:textId="77777777" w:rsidTr="0046228A">
                <w:trPr>
                  <w:tblCellSpacing w:w="15" w:type="dxa"/>
                  <w:ins w:id="350" w:author="Бранислав Којић" w:date="2022-06-20T18:16:00Z"/>
                </w:trPr>
                <w:tc>
                  <w:tcPr>
                    <w:tcW w:w="50" w:type="pct"/>
                    <w:hideMark/>
                  </w:tcPr>
                  <w:p w14:paraId="3EA14EDC" w14:textId="77777777" w:rsidR="00DD6F94" w:rsidRDefault="00DD6F94" w:rsidP="0046228A">
                    <w:pPr>
                      <w:pStyle w:val="Bibliography"/>
                      <w:rPr>
                        <w:ins w:id="351" w:author="Бранислав Којић" w:date="2022-06-20T18:16:00Z"/>
                        <w:noProof/>
                        <w:sz w:val="24"/>
                        <w:szCs w:val="24"/>
                        <w:lang w:val="sr-Cyrl-RS"/>
                      </w:rPr>
                    </w:pPr>
                    <w:ins w:id="352" w:author="Бранислав Којић" w:date="2022-06-20T18:16:00Z">
                      <w:r>
                        <w:rPr>
                          <w:noProof/>
                          <w:lang w:val="sr-Cyrl-RS"/>
                        </w:rPr>
                        <w:t xml:space="preserve"> </w:t>
                      </w:r>
                    </w:ins>
                  </w:p>
                </w:tc>
                <w:tc>
                  <w:tcPr>
                    <w:tcW w:w="0" w:type="auto"/>
                    <w:hideMark/>
                  </w:tcPr>
                  <w:p w14:paraId="4D5B1CD2" w14:textId="77777777" w:rsidR="00DD6F94" w:rsidRDefault="00DD6F94" w:rsidP="00DD6F94">
                    <w:pPr>
                      <w:pStyle w:val="ListParagraph"/>
                      <w:numPr>
                        <w:ilvl w:val="0"/>
                        <w:numId w:val="19"/>
                      </w:numPr>
                      <w:rPr>
                        <w:ins w:id="353" w:author="Бранислав Којић" w:date="2022-06-20T18:16:00Z"/>
                      </w:rPr>
                    </w:pPr>
                    <w:ins w:id="354" w:author="Бранислав Којић" w:date="2022-06-20T18:16:00Z">
                      <w:r w:rsidRPr="00A61941">
                        <w:t>https://rti.etf.bg.ac.rs/rti/si3usp/materijali/vezbe/USP2022_Vezbe1.pdf</w:t>
                      </w:r>
                    </w:ins>
                  </w:p>
                  <w:p w14:paraId="3B6D8865" w14:textId="77777777" w:rsidR="00DD6F94" w:rsidRDefault="00DD6F94" w:rsidP="00DD6F94">
                    <w:pPr>
                      <w:pStyle w:val="ListParagraph"/>
                      <w:numPr>
                        <w:ilvl w:val="0"/>
                        <w:numId w:val="19"/>
                      </w:numPr>
                      <w:rPr>
                        <w:ins w:id="355" w:author="Бранислав Којић" w:date="2022-06-20T18:16:00Z"/>
                      </w:rPr>
                    </w:pPr>
                    <w:ins w:id="356" w:author="Бранислав Којић" w:date="2022-06-20T18:16:00Z">
                      <w:r w:rsidRPr="00393410">
                        <w:t>https://www.danas.rs/vesti/ekonomija/srbiju-prosle-godine-posetilo-26-miliona-turista</w:t>
                      </w:r>
                    </w:ins>
                  </w:p>
                  <w:p w14:paraId="741657F1" w14:textId="77777777" w:rsidR="00DD6F94" w:rsidRDefault="00DD6F94" w:rsidP="00DD6F94">
                    <w:pPr>
                      <w:pStyle w:val="ListParagraph"/>
                      <w:numPr>
                        <w:ilvl w:val="0"/>
                        <w:numId w:val="19"/>
                      </w:numPr>
                      <w:rPr>
                        <w:ins w:id="357" w:author="Бранислав Којић" w:date="2022-06-20T18:16:00Z"/>
                      </w:rPr>
                    </w:pPr>
                    <w:ins w:id="358" w:author="Бранислав Којић" w:date="2022-06-20T18:16:00Z">
                      <w:r w:rsidRPr="00C30CD8">
                        <w:t>https://rti.etf.bg.ac.rs/rti/si3usp/materijali/predavanja/USP2022_Predavanja1.pdf</w:t>
                      </w:r>
                    </w:ins>
                  </w:p>
                  <w:p w14:paraId="18389CCF" w14:textId="77777777" w:rsidR="00DD6F94" w:rsidRDefault="00DD6F94" w:rsidP="00DD6F94">
                    <w:pPr>
                      <w:pStyle w:val="ListParagraph"/>
                      <w:numPr>
                        <w:ilvl w:val="0"/>
                        <w:numId w:val="19"/>
                      </w:numPr>
                      <w:rPr>
                        <w:ins w:id="359" w:author="Бранислав Којић" w:date="2022-06-20T18:16:00Z"/>
                      </w:rPr>
                    </w:pPr>
                    <w:ins w:id="360" w:author="Бранислав Којић" w:date="2022-06-20T18:16:00Z">
                      <w:r w:rsidRPr="00C03A07">
                        <w:t>http://inkubator.biz/startap-lekcije-poslovni-model/</w:t>
                      </w:r>
                    </w:ins>
                  </w:p>
                  <w:p w14:paraId="4EE4662C" w14:textId="77777777" w:rsidR="00DD6F94" w:rsidRPr="00B94DBF" w:rsidRDefault="00DD6F94" w:rsidP="0046228A">
                    <w:pPr>
                      <w:rPr>
                        <w:ins w:id="361" w:author="Бранислав Којић" w:date="2022-06-20T18:16:00Z"/>
                        <w:lang w:val="sr-Cyrl-RS"/>
                      </w:rPr>
                    </w:pPr>
                  </w:p>
                </w:tc>
              </w:tr>
            </w:tbl>
            <w:p w14:paraId="70B234D7" w14:textId="3C27CA97" w:rsidR="000060C7" w:rsidRPr="000060C7" w:rsidDel="00DD6F94" w:rsidRDefault="00DD6F94" w:rsidP="00DD6F94">
              <w:pPr>
                <w:pStyle w:val="Heading1"/>
                <w:rPr>
                  <w:del w:id="362" w:author="Бранислав Којић" w:date="2022-06-20T18:16:00Z"/>
                  <w:lang w:val="sr-Cyrl-RS"/>
                </w:rPr>
              </w:pPr>
              <w:ins w:id="363" w:author="Бранислав Којић" w:date="2022-06-20T18:16:00Z">
                <w:r>
                  <w:rPr>
                    <w:b w:val="0"/>
                    <w:bCs w:val="0"/>
                    <w:noProof/>
                  </w:rPr>
                  <w:fldChar w:fldCharType="end"/>
                </w:r>
              </w:ins>
            </w:p>
            <w:customXmlInsRangeStart w:id="364" w:author="Бранислав Којић" w:date="2022-06-20T18:16:00Z"/>
          </w:sdtContent>
        </w:sdt>
        <w:customXmlInsRangeEnd w:id="364"/>
        <w:sdt>
          <w:sdtPr>
            <w:id w:val="-573587230"/>
            <w:bibliography/>
          </w:sdtPr>
          <w:sdtEndPr/>
          <w:sdtContent>
            <w:p w14:paraId="50DB7B5E" w14:textId="45C0DF61" w:rsidR="00B91883" w:rsidDel="00DD6F94" w:rsidRDefault="000060C7" w:rsidP="00DD6F94">
              <w:pPr>
                <w:pStyle w:val="Heading1"/>
                <w:rPr>
                  <w:del w:id="365" w:author="Бранислав Којић" w:date="2022-06-20T18:16:00Z"/>
                </w:rPr>
                <w:pPrChange w:id="366" w:author="Бранислав Којић" w:date="2022-06-20T18:16:00Z">
                  <w:pPr/>
                </w:pPrChange>
              </w:pPr>
              <w:del w:id="367" w:author="Бранислав Којић" w:date="2022-06-20T18:16:00Z">
                <w:r w:rsidDel="00DD6F94">
                  <w:rPr>
                    <w:b w:val="0"/>
                    <w:bCs w:val="0"/>
                  </w:rPr>
                  <w:fldChar w:fldCharType="begin"/>
                </w:r>
                <w:r w:rsidRPr="00DE621E" w:rsidDel="00DD6F94">
                  <w:delInstrText xml:space="preserve"> BIBLIOGRAPHY </w:delInstrText>
                </w:r>
                <w:r w:rsidDel="00DD6F94">
                  <w:rPr>
                    <w:b w:val="0"/>
                    <w:bCs w:val="0"/>
                  </w:rPr>
                  <w:fldChar w:fldCharType="separate"/>
                </w:r>
              </w:del>
            </w:p>
            <w:p w14:paraId="7FA1FD49" w14:textId="5C905C3A" w:rsidR="000060C7" w:rsidRDefault="000060C7" w:rsidP="00DD6F94">
              <w:pPr>
                <w:pStyle w:val="Heading1"/>
                <w:pPrChange w:id="368" w:author="Бранислав Којић" w:date="2022-06-20T18:16:00Z">
                  <w:pPr/>
                </w:pPrChange>
              </w:pPr>
              <w:del w:id="369" w:author="Бранислав Којић" w:date="2022-06-20T18:16:00Z">
                <w:r w:rsidDel="00DD6F94">
                  <w:rPr>
                    <w:b w:val="0"/>
                    <w:bCs w:val="0"/>
                    <w:noProof/>
                  </w:rPr>
                  <w:fldChar w:fldCharType="end"/>
                </w:r>
              </w:del>
            </w:p>
          </w:sdtContent>
        </w:sdt>
      </w:sdtContent>
    </w:sdt>
    <w:p w14:paraId="08546F49" w14:textId="77777777" w:rsidR="00DD1B62" w:rsidRPr="00DD1B62" w:rsidRDefault="00DD1B62" w:rsidP="00DD1B62">
      <w:pPr>
        <w:rPr>
          <w:lang w:val="sr-Cyrl-RS"/>
        </w:rPr>
      </w:pPr>
    </w:p>
    <w:sectPr w:rsidR="00DD1B62" w:rsidRPr="00DD1B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21" w:author="Mihajlo Ogrizovic" w:date="2022-05-12T15:22:00Z" w:initials="MO">
    <w:p w14:paraId="09C36A66" w14:textId="77777777" w:rsidR="005173EC" w:rsidRPr="00423021" w:rsidRDefault="005173EC" w:rsidP="005173EC">
      <w:pPr>
        <w:pStyle w:val="CommentText"/>
        <w:rPr>
          <w:lang w:val="sr-Cyrl-RS"/>
        </w:rPr>
      </w:pPr>
      <w:r>
        <w:rPr>
          <w:rStyle w:val="CommentReference"/>
        </w:rPr>
        <w:annotationRef/>
      </w:r>
      <w:r>
        <w:rPr>
          <w:lang w:val="sr-Cyrl-RS"/>
        </w:rPr>
        <w:t>Зашто?</w:t>
      </w:r>
    </w:p>
  </w:comment>
  <w:comment w:id="223" w:author="Mihajlo Ogrizovic" w:date="2022-05-12T15:22:00Z" w:initials="MO">
    <w:p w14:paraId="1724F28F" w14:textId="080C86A9" w:rsidR="00423021" w:rsidRPr="00423021" w:rsidRDefault="00423021">
      <w:pPr>
        <w:pStyle w:val="CommentText"/>
        <w:rPr>
          <w:lang w:val="sr-Cyrl-RS"/>
        </w:rPr>
      </w:pPr>
      <w:r>
        <w:rPr>
          <w:rStyle w:val="CommentReference"/>
        </w:rPr>
        <w:annotationRef/>
      </w:r>
      <w:r>
        <w:rPr>
          <w:lang w:val="sr-Cyrl-RS"/>
        </w:rPr>
        <w:t>Зашто?</w:t>
      </w:r>
    </w:p>
  </w:comment>
  <w:comment w:id="226" w:author="Mihajlo Ogrizovic" w:date="2022-05-12T15:21:00Z" w:initials="MO">
    <w:p w14:paraId="1C4C56D3" w14:textId="77777777" w:rsidR="005173EC" w:rsidRPr="00423021" w:rsidRDefault="005173EC" w:rsidP="005173EC">
      <w:pPr>
        <w:pStyle w:val="CommentText"/>
        <w:rPr>
          <w:lang w:val="sr-Cyrl-RS"/>
        </w:rPr>
      </w:pPr>
      <w:r>
        <w:rPr>
          <w:rStyle w:val="CommentReference"/>
        </w:rPr>
        <w:annotationRef/>
      </w:r>
      <w:r>
        <w:rPr>
          <w:lang w:val="sr-Cyrl-RS"/>
        </w:rPr>
        <w:t>Навести конкретне бројеве.</w:t>
      </w:r>
    </w:p>
  </w:comment>
  <w:comment w:id="232" w:author="Mihajlo Ogrizovic" w:date="2022-05-12T15:21:00Z" w:initials="MO">
    <w:p w14:paraId="537A1500" w14:textId="2D9A6517" w:rsidR="00423021" w:rsidRPr="00423021" w:rsidRDefault="00423021">
      <w:pPr>
        <w:pStyle w:val="CommentText"/>
        <w:rPr>
          <w:lang w:val="sr-Cyrl-RS"/>
        </w:rPr>
      </w:pPr>
      <w:r>
        <w:rPr>
          <w:rStyle w:val="CommentReference"/>
        </w:rPr>
        <w:annotationRef/>
      </w:r>
      <w:r>
        <w:rPr>
          <w:lang w:val="sr-Cyrl-RS"/>
        </w:rPr>
        <w:t>Навести конкретне бројеве.</w:t>
      </w:r>
    </w:p>
  </w:comment>
  <w:comment w:id="284" w:author="Mihajlo Ogrizovic" w:date="2022-05-12T15:27:00Z" w:initials="MO">
    <w:p w14:paraId="7863A6F8" w14:textId="5D988D1D" w:rsidR="00E765C1" w:rsidRPr="00E765C1" w:rsidRDefault="00E765C1">
      <w:pPr>
        <w:pStyle w:val="CommentText"/>
        <w:rPr>
          <w:lang w:val="sr-Cyrl-RS"/>
        </w:rPr>
      </w:pPr>
      <w:r>
        <w:rPr>
          <w:rStyle w:val="CommentReference"/>
        </w:rPr>
        <w:annotationRef/>
      </w:r>
      <w:r>
        <w:rPr>
          <w:lang w:val="sr-Cyrl-RS"/>
        </w:rPr>
        <w:t>Објаснити детаљније начин комуникације.</w:t>
      </w:r>
    </w:p>
  </w:comment>
  <w:comment w:id="288" w:author="Mihajlo Ogrizovic" w:date="2022-05-12T15:27:00Z" w:initials="MO">
    <w:p w14:paraId="406A8513" w14:textId="37A09BBF" w:rsidR="00E765C1" w:rsidRPr="00E765C1" w:rsidRDefault="00E765C1">
      <w:pPr>
        <w:pStyle w:val="CommentText"/>
        <w:rPr>
          <w:lang w:val="sr-Cyrl-RS"/>
        </w:rPr>
      </w:pPr>
      <w:r>
        <w:rPr>
          <w:rStyle w:val="CommentReference"/>
        </w:rPr>
        <w:annotationRef/>
      </w:r>
      <w:r>
        <w:rPr>
          <w:lang w:val="sr-Cyrl-RS"/>
        </w:rPr>
        <w:t>Провизија која се узима коришћењем апликације?</w:t>
      </w:r>
    </w:p>
  </w:comment>
  <w:comment w:id="293" w:author="Mihajlo Ogrizovic" w:date="2022-05-12T15:28:00Z" w:initials="MO">
    <w:p w14:paraId="2783CA07" w14:textId="75C61F8F" w:rsidR="00E765C1" w:rsidRPr="00E765C1" w:rsidRDefault="00E765C1">
      <w:pPr>
        <w:pStyle w:val="CommentText"/>
        <w:rPr>
          <w:lang w:val="sr-Cyrl-RS"/>
        </w:rPr>
      </w:pPr>
      <w:r>
        <w:rPr>
          <w:rStyle w:val="CommentReference"/>
        </w:rPr>
        <w:annotationRef/>
      </w:r>
      <w:r>
        <w:rPr>
          <w:lang w:val="sr-Cyrl-RS"/>
        </w:rPr>
        <w:t>Да ли су потребни људи за израдњу апликације, као и пословни простор и рачунари нпр. где ће се радити?</w:t>
      </w:r>
    </w:p>
  </w:comment>
  <w:comment w:id="342" w:author="Mihajlo Ogrizovic" w:date="2022-05-12T15:16:00Z" w:initials="MO">
    <w:p w14:paraId="6C7D26AD" w14:textId="2BB4D5C8" w:rsidR="00423021" w:rsidRPr="00423021" w:rsidRDefault="00423021">
      <w:pPr>
        <w:pStyle w:val="CommentText"/>
      </w:pPr>
      <w:r>
        <w:rPr>
          <w:rStyle w:val="CommentReference"/>
        </w:rPr>
        <w:annotationRef/>
      </w:r>
      <w:r>
        <w:rPr>
          <w:lang w:val="sr-Cyrl-RS"/>
        </w:rPr>
        <w:t>Нема референци, неопходно је минимум 5.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9C36A66" w15:done="1"/>
  <w15:commentEx w15:paraId="1724F28F" w15:done="0"/>
  <w15:commentEx w15:paraId="1C4C56D3" w15:done="1"/>
  <w15:commentEx w15:paraId="537A1500" w15:done="0"/>
  <w15:commentEx w15:paraId="7863A6F8" w15:done="1"/>
  <w15:commentEx w15:paraId="406A8513" w15:done="1"/>
  <w15:commentEx w15:paraId="2783CA07" w15:done="1"/>
  <w15:commentEx w15:paraId="6C7D26AD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9C36A66" w16cid:durableId="263CDA70"/>
  <w16cid:commentId w16cid:paraId="1724F28F" w16cid:durableId="265B31FA"/>
  <w16cid:commentId w16cid:paraId="1C4C56D3" w16cid:durableId="263CDA71"/>
  <w16cid:commentId w16cid:paraId="537A1500" w16cid:durableId="265B31FB"/>
  <w16cid:commentId w16cid:paraId="7863A6F8" w16cid:durableId="265B31FC"/>
  <w16cid:commentId w16cid:paraId="406A8513" w16cid:durableId="265B31FD"/>
  <w16cid:commentId w16cid:paraId="2783CA07" w16cid:durableId="265B31FE"/>
  <w16cid:commentId w16cid:paraId="6C7D26AD" w16cid:durableId="265B31F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568354" w14:textId="77777777" w:rsidR="00204FF5" w:rsidRDefault="00204FF5" w:rsidP="001278D0">
      <w:pPr>
        <w:spacing w:after="0" w:line="240" w:lineRule="auto"/>
      </w:pPr>
      <w:r>
        <w:separator/>
      </w:r>
    </w:p>
  </w:endnote>
  <w:endnote w:type="continuationSeparator" w:id="0">
    <w:p w14:paraId="7F3C0B14" w14:textId="77777777" w:rsidR="00204FF5" w:rsidRDefault="00204FF5" w:rsidP="001278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9AD946" w14:textId="77777777" w:rsidR="00204FF5" w:rsidRDefault="00204FF5" w:rsidP="001278D0">
      <w:pPr>
        <w:spacing w:after="0" w:line="240" w:lineRule="auto"/>
      </w:pPr>
      <w:r>
        <w:separator/>
      </w:r>
    </w:p>
  </w:footnote>
  <w:footnote w:type="continuationSeparator" w:id="0">
    <w:p w14:paraId="00BE61D7" w14:textId="77777777" w:rsidR="00204FF5" w:rsidRDefault="00204FF5" w:rsidP="001278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40AE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CF5D6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4163B4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7221CB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042305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06B678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1D34C6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3F208C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B9459AE"/>
    <w:multiLevelType w:val="hybridMultilevel"/>
    <w:tmpl w:val="94E6CC24"/>
    <w:lvl w:ilvl="0" w:tplc="4210D532">
      <w:numFmt w:val="bullet"/>
      <w:lvlText w:val="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9256C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2BE3915"/>
    <w:multiLevelType w:val="hybridMultilevel"/>
    <w:tmpl w:val="12443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DB7261"/>
    <w:multiLevelType w:val="hybridMultilevel"/>
    <w:tmpl w:val="B1B04B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F469F3"/>
    <w:multiLevelType w:val="hybridMultilevel"/>
    <w:tmpl w:val="6B2269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0A1671"/>
    <w:multiLevelType w:val="hybridMultilevel"/>
    <w:tmpl w:val="5BA2AF7A"/>
    <w:lvl w:ilvl="0" w:tplc="DEE48B9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902749"/>
    <w:multiLevelType w:val="hybridMultilevel"/>
    <w:tmpl w:val="5BFC64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9569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5B64BB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D7C6E3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62F47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380203977">
    <w:abstractNumId w:val="14"/>
  </w:num>
  <w:num w:numId="2" w16cid:durableId="1503543652">
    <w:abstractNumId w:val="12"/>
  </w:num>
  <w:num w:numId="3" w16cid:durableId="2050522124">
    <w:abstractNumId w:val="0"/>
  </w:num>
  <w:num w:numId="4" w16cid:durableId="1745028662">
    <w:abstractNumId w:val="17"/>
  </w:num>
  <w:num w:numId="5" w16cid:durableId="164633065">
    <w:abstractNumId w:val="9"/>
  </w:num>
  <w:num w:numId="6" w16cid:durableId="1216043427">
    <w:abstractNumId w:val="5"/>
  </w:num>
  <w:num w:numId="7" w16cid:durableId="1796873616">
    <w:abstractNumId w:val="7"/>
  </w:num>
  <w:num w:numId="8" w16cid:durableId="1350181622">
    <w:abstractNumId w:val="13"/>
  </w:num>
  <w:num w:numId="9" w16cid:durableId="653992871">
    <w:abstractNumId w:val="4"/>
  </w:num>
  <w:num w:numId="10" w16cid:durableId="1908493083">
    <w:abstractNumId w:val="2"/>
  </w:num>
  <w:num w:numId="11" w16cid:durableId="1014458692">
    <w:abstractNumId w:val="1"/>
  </w:num>
  <w:num w:numId="12" w16cid:durableId="1906798757">
    <w:abstractNumId w:val="16"/>
  </w:num>
  <w:num w:numId="13" w16cid:durableId="1515533348">
    <w:abstractNumId w:val="15"/>
  </w:num>
  <w:num w:numId="14" w16cid:durableId="927815346">
    <w:abstractNumId w:val="3"/>
  </w:num>
  <w:num w:numId="15" w16cid:durableId="1850176885">
    <w:abstractNumId w:val="8"/>
  </w:num>
  <w:num w:numId="16" w16cid:durableId="1492722407">
    <w:abstractNumId w:val="11"/>
  </w:num>
  <w:num w:numId="17" w16cid:durableId="336731271">
    <w:abstractNumId w:val="6"/>
  </w:num>
  <w:num w:numId="18" w16cid:durableId="697434696">
    <w:abstractNumId w:val="18"/>
  </w:num>
  <w:num w:numId="19" w16cid:durableId="129715473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Бранислав Којић">
    <w15:presenceInfo w15:providerId="None" w15:userId="Бранислав Којић"/>
  </w15:person>
  <w15:person w15:author="Mihajlo Ogrizovic">
    <w15:presenceInfo w15:providerId="None" w15:userId="Mihajlo Ogrizovi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7101"/>
    <w:rsid w:val="000020A6"/>
    <w:rsid w:val="000060C7"/>
    <w:rsid w:val="0000645B"/>
    <w:rsid w:val="00012F5F"/>
    <w:rsid w:val="00016772"/>
    <w:rsid w:val="000204ED"/>
    <w:rsid w:val="00025D0D"/>
    <w:rsid w:val="00031492"/>
    <w:rsid w:val="00036AC5"/>
    <w:rsid w:val="00037CED"/>
    <w:rsid w:val="0004214A"/>
    <w:rsid w:val="000439C9"/>
    <w:rsid w:val="00046F1A"/>
    <w:rsid w:val="00050AB8"/>
    <w:rsid w:val="00053403"/>
    <w:rsid w:val="0005349F"/>
    <w:rsid w:val="00054A33"/>
    <w:rsid w:val="000603F8"/>
    <w:rsid w:val="00062421"/>
    <w:rsid w:val="00065644"/>
    <w:rsid w:val="00075235"/>
    <w:rsid w:val="000802BD"/>
    <w:rsid w:val="00081135"/>
    <w:rsid w:val="00082C48"/>
    <w:rsid w:val="0008655F"/>
    <w:rsid w:val="000910AC"/>
    <w:rsid w:val="00092496"/>
    <w:rsid w:val="000A1B1A"/>
    <w:rsid w:val="000B25C1"/>
    <w:rsid w:val="000C177D"/>
    <w:rsid w:val="000C1AFA"/>
    <w:rsid w:val="000C620A"/>
    <w:rsid w:val="000D5E3B"/>
    <w:rsid w:val="000E1A2E"/>
    <w:rsid w:val="000E7588"/>
    <w:rsid w:val="000F30FF"/>
    <w:rsid w:val="000F3458"/>
    <w:rsid w:val="000F38C5"/>
    <w:rsid w:val="000F3B96"/>
    <w:rsid w:val="000F52AF"/>
    <w:rsid w:val="00107A15"/>
    <w:rsid w:val="00111504"/>
    <w:rsid w:val="0011371F"/>
    <w:rsid w:val="00122E0D"/>
    <w:rsid w:val="001269B4"/>
    <w:rsid w:val="001278D0"/>
    <w:rsid w:val="00127B8A"/>
    <w:rsid w:val="0013197A"/>
    <w:rsid w:val="00135A85"/>
    <w:rsid w:val="001432FE"/>
    <w:rsid w:val="00144960"/>
    <w:rsid w:val="00146A47"/>
    <w:rsid w:val="00151FB8"/>
    <w:rsid w:val="00157DCC"/>
    <w:rsid w:val="00164AC3"/>
    <w:rsid w:val="00164CED"/>
    <w:rsid w:val="00170265"/>
    <w:rsid w:val="00171427"/>
    <w:rsid w:val="00175ABA"/>
    <w:rsid w:val="00181540"/>
    <w:rsid w:val="00182DF5"/>
    <w:rsid w:val="001847A7"/>
    <w:rsid w:val="00185407"/>
    <w:rsid w:val="00190AA7"/>
    <w:rsid w:val="00191DC1"/>
    <w:rsid w:val="0019368D"/>
    <w:rsid w:val="00194936"/>
    <w:rsid w:val="0019509C"/>
    <w:rsid w:val="00195A35"/>
    <w:rsid w:val="00195B79"/>
    <w:rsid w:val="001A16DC"/>
    <w:rsid w:val="001A2C63"/>
    <w:rsid w:val="001A3D2A"/>
    <w:rsid w:val="001A3FCB"/>
    <w:rsid w:val="001A5661"/>
    <w:rsid w:val="001B341A"/>
    <w:rsid w:val="001B4AA2"/>
    <w:rsid w:val="001C2CAF"/>
    <w:rsid w:val="001C310A"/>
    <w:rsid w:val="001C6D5E"/>
    <w:rsid w:val="001D08A2"/>
    <w:rsid w:val="001D09B0"/>
    <w:rsid w:val="001D363E"/>
    <w:rsid w:val="001D3854"/>
    <w:rsid w:val="001E023F"/>
    <w:rsid w:val="001E28B9"/>
    <w:rsid w:val="001E28EC"/>
    <w:rsid w:val="001E574A"/>
    <w:rsid w:val="001E7508"/>
    <w:rsid w:val="001F0FB5"/>
    <w:rsid w:val="001F206F"/>
    <w:rsid w:val="001F309A"/>
    <w:rsid w:val="00204FF5"/>
    <w:rsid w:val="00217ACF"/>
    <w:rsid w:val="00220E71"/>
    <w:rsid w:val="00222A12"/>
    <w:rsid w:val="00222EEE"/>
    <w:rsid w:val="00234995"/>
    <w:rsid w:val="00237D5C"/>
    <w:rsid w:val="00242B62"/>
    <w:rsid w:val="0024477D"/>
    <w:rsid w:val="00246131"/>
    <w:rsid w:val="0024664D"/>
    <w:rsid w:val="00247F1A"/>
    <w:rsid w:val="002540D9"/>
    <w:rsid w:val="00257A77"/>
    <w:rsid w:val="00264D23"/>
    <w:rsid w:val="00265AAE"/>
    <w:rsid w:val="00267F82"/>
    <w:rsid w:val="0027004B"/>
    <w:rsid w:val="00270260"/>
    <w:rsid w:val="002711B3"/>
    <w:rsid w:val="0028179A"/>
    <w:rsid w:val="002851FB"/>
    <w:rsid w:val="002856C1"/>
    <w:rsid w:val="002934BD"/>
    <w:rsid w:val="002950F3"/>
    <w:rsid w:val="00296AB6"/>
    <w:rsid w:val="002A1738"/>
    <w:rsid w:val="002A45D1"/>
    <w:rsid w:val="002A6C40"/>
    <w:rsid w:val="002B252A"/>
    <w:rsid w:val="002B29B7"/>
    <w:rsid w:val="002B2C6C"/>
    <w:rsid w:val="002B2DD1"/>
    <w:rsid w:val="002B4D73"/>
    <w:rsid w:val="002C48EC"/>
    <w:rsid w:val="002C6C8A"/>
    <w:rsid w:val="002D1DF4"/>
    <w:rsid w:val="002D4B92"/>
    <w:rsid w:val="002D6C08"/>
    <w:rsid w:val="002E1A52"/>
    <w:rsid w:val="002E1D42"/>
    <w:rsid w:val="002E5D0D"/>
    <w:rsid w:val="002F03A1"/>
    <w:rsid w:val="002F451C"/>
    <w:rsid w:val="003035D0"/>
    <w:rsid w:val="00303841"/>
    <w:rsid w:val="00303CA2"/>
    <w:rsid w:val="003047FA"/>
    <w:rsid w:val="00306129"/>
    <w:rsid w:val="0031304F"/>
    <w:rsid w:val="00317F29"/>
    <w:rsid w:val="003250F1"/>
    <w:rsid w:val="00326278"/>
    <w:rsid w:val="00330726"/>
    <w:rsid w:val="00333073"/>
    <w:rsid w:val="00335EFB"/>
    <w:rsid w:val="00337E92"/>
    <w:rsid w:val="00343134"/>
    <w:rsid w:val="00345BF0"/>
    <w:rsid w:val="003576C6"/>
    <w:rsid w:val="003612AA"/>
    <w:rsid w:val="003614E0"/>
    <w:rsid w:val="00364027"/>
    <w:rsid w:val="003770F7"/>
    <w:rsid w:val="00380CAE"/>
    <w:rsid w:val="00381EFE"/>
    <w:rsid w:val="00382A06"/>
    <w:rsid w:val="00385634"/>
    <w:rsid w:val="00386770"/>
    <w:rsid w:val="00387101"/>
    <w:rsid w:val="00387BF3"/>
    <w:rsid w:val="0039038B"/>
    <w:rsid w:val="00391D36"/>
    <w:rsid w:val="0039559B"/>
    <w:rsid w:val="003966F6"/>
    <w:rsid w:val="003A2666"/>
    <w:rsid w:val="003A3D44"/>
    <w:rsid w:val="003A5BD6"/>
    <w:rsid w:val="003B2ED9"/>
    <w:rsid w:val="003B71EC"/>
    <w:rsid w:val="003C5F02"/>
    <w:rsid w:val="003C7B7C"/>
    <w:rsid w:val="003D01DF"/>
    <w:rsid w:val="003D4B2A"/>
    <w:rsid w:val="003E49E8"/>
    <w:rsid w:val="003E7D67"/>
    <w:rsid w:val="003E7F0B"/>
    <w:rsid w:val="003F598D"/>
    <w:rsid w:val="003F640F"/>
    <w:rsid w:val="003F6C7E"/>
    <w:rsid w:val="003F7B58"/>
    <w:rsid w:val="0040260C"/>
    <w:rsid w:val="00405075"/>
    <w:rsid w:val="004070E3"/>
    <w:rsid w:val="00412B32"/>
    <w:rsid w:val="00413AE2"/>
    <w:rsid w:val="00414BF7"/>
    <w:rsid w:val="00421825"/>
    <w:rsid w:val="00423021"/>
    <w:rsid w:val="00423205"/>
    <w:rsid w:val="00424D32"/>
    <w:rsid w:val="004253BE"/>
    <w:rsid w:val="00433730"/>
    <w:rsid w:val="00441A8B"/>
    <w:rsid w:val="00442452"/>
    <w:rsid w:val="00447DF2"/>
    <w:rsid w:val="00450005"/>
    <w:rsid w:val="00451DC0"/>
    <w:rsid w:val="00454741"/>
    <w:rsid w:val="00461421"/>
    <w:rsid w:val="00466012"/>
    <w:rsid w:val="00473055"/>
    <w:rsid w:val="00476C45"/>
    <w:rsid w:val="004811AE"/>
    <w:rsid w:val="00481576"/>
    <w:rsid w:val="00485460"/>
    <w:rsid w:val="004855CB"/>
    <w:rsid w:val="00492AFF"/>
    <w:rsid w:val="00496A35"/>
    <w:rsid w:val="004A22D0"/>
    <w:rsid w:val="004A44CF"/>
    <w:rsid w:val="004B6B93"/>
    <w:rsid w:val="004B7281"/>
    <w:rsid w:val="004C0964"/>
    <w:rsid w:val="004C1C1D"/>
    <w:rsid w:val="004C3916"/>
    <w:rsid w:val="004D6069"/>
    <w:rsid w:val="004D6318"/>
    <w:rsid w:val="004E09A4"/>
    <w:rsid w:val="004E0DEA"/>
    <w:rsid w:val="004E645E"/>
    <w:rsid w:val="004F1704"/>
    <w:rsid w:val="004F2529"/>
    <w:rsid w:val="004F46CB"/>
    <w:rsid w:val="004F5396"/>
    <w:rsid w:val="004F64A5"/>
    <w:rsid w:val="004F6AAB"/>
    <w:rsid w:val="00504D55"/>
    <w:rsid w:val="005071F4"/>
    <w:rsid w:val="005173EC"/>
    <w:rsid w:val="005176F4"/>
    <w:rsid w:val="005249A2"/>
    <w:rsid w:val="00531877"/>
    <w:rsid w:val="005319BA"/>
    <w:rsid w:val="00543AD7"/>
    <w:rsid w:val="00552891"/>
    <w:rsid w:val="0055783D"/>
    <w:rsid w:val="005661C0"/>
    <w:rsid w:val="00576A91"/>
    <w:rsid w:val="00577683"/>
    <w:rsid w:val="0058091E"/>
    <w:rsid w:val="00586A44"/>
    <w:rsid w:val="00587DB9"/>
    <w:rsid w:val="00591E04"/>
    <w:rsid w:val="00593677"/>
    <w:rsid w:val="00594479"/>
    <w:rsid w:val="005955A8"/>
    <w:rsid w:val="005A075D"/>
    <w:rsid w:val="005A4E8E"/>
    <w:rsid w:val="005A57DA"/>
    <w:rsid w:val="005A5F7A"/>
    <w:rsid w:val="005B0D5C"/>
    <w:rsid w:val="005B7AEC"/>
    <w:rsid w:val="005B7D43"/>
    <w:rsid w:val="005C7A29"/>
    <w:rsid w:val="005E1DCF"/>
    <w:rsid w:val="005E2B5A"/>
    <w:rsid w:val="005E4576"/>
    <w:rsid w:val="005E464D"/>
    <w:rsid w:val="005E7C58"/>
    <w:rsid w:val="005F1A94"/>
    <w:rsid w:val="005F2C3B"/>
    <w:rsid w:val="005F532C"/>
    <w:rsid w:val="005F5A0A"/>
    <w:rsid w:val="005F66FD"/>
    <w:rsid w:val="005F6E6A"/>
    <w:rsid w:val="005F7ACC"/>
    <w:rsid w:val="0060113F"/>
    <w:rsid w:val="006129CA"/>
    <w:rsid w:val="00613C90"/>
    <w:rsid w:val="00624B4E"/>
    <w:rsid w:val="00630D07"/>
    <w:rsid w:val="006354A1"/>
    <w:rsid w:val="00636126"/>
    <w:rsid w:val="00637F92"/>
    <w:rsid w:val="00656AC4"/>
    <w:rsid w:val="006604DC"/>
    <w:rsid w:val="00661C0A"/>
    <w:rsid w:val="00667F39"/>
    <w:rsid w:val="00676ACD"/>
    <w:rsid w:val="00680DC2"/>
    <w:rsid w:val="0068293D"/>
    <w:rsid w:val="00693732"/>
    <w:rsid w:val="00695109"/>
    <w:rsid w:val="0069559F"/>
    <w:rsid w:val="006A0712"/>
    <w:rsid w:val="006A3A7A"/>
    <w:rsid w:val="006A5ED9"/>
    <w:rsid w:val="006A63E1"/>
    <w:rsid w:val="006B1B16"/>
    <w:rsid w:val="006B39B6"/>
    <w:rsid w:val="006B3DE8"/>
    <w:rsid w:val="006B47B9"/>
    <w:rsid w:val="006B650C"/>
    <w:rsid w:val="006B6DFB"/>
    <w:rsid w:val="006C03BB"/>
    <w:rsid w:val="006D280F"/>
    <w:rsid w:val="006D2B09"/>
    <w:rsid w:val="006D6A53"/>
    <w:rsid w:val="006E37DA"/>
    <w:rsid w:val="006F0601"/>
    <w:rsid w:val="006F776C"/>
    <w:rsid w:val="00703852"/>
    <w:rsid w:val="00704881"/>
    <w:rsid w:val="00706623"/>
    <w:rsid w:val="00710FD3"/>
    <w:rsid w:val="00712BCB"/>
    <w:rsid w:val="00716FC7"/>
    <w:rsid w:val="00717C5B"/>
    <w:rsid w:val="00721953"/>
    <w:rsid w:val="00721BCF"/>
    <w:rsid w:val="00721DB7"/>
    <w:rsid w:val="00731F3B"/>
    <w:rsid w:val="00732037"/>
    <w:rsid w:val="00733904"/>
    <w:rsid w:val="00734320"/>
    <w:rsid w:val="007379A9"/>
    <w:rsid w:val="00743EDA"/>
    <w:rsid w:val="00746C51"/>
    <w:rsid w:val="00761303"/>
    <w:rsid w:val="007636EB"/>
    <w:rsid w:val="00764759"/>
    <w:rsid w:val="00765DA4"/>
    <w:rsid w:val="0077140A"/>
    <w:rsid w:val="007757FF"/>
    <w:rsid w:val="00780D0B"/>
    <w:rsid w:val="007812B0"/>
    <w:rsid w:val="0078315E"/>
    <w:rsid w:val="00784103"/>
    <w:rsid w:val="00787884"/>
    <w:rsid w:val="00791B01"/>
    <w:rsid w:val="00793A88"/>
    <w:rsid w:val="007944C3"/>
    <w:rsid w:val="007A026A"/>
    <w:rsid w:val="007A4187"/>
    <w:rsid w:val="007B192E"/>
    <w:rsid w:val="007B2493"/>
    <w:rsid w:val="007B492E"/>
    <w:rsid w:val="007B5B4B"/>
    <w:rsid w:val="007B7003"/>
    <w:rsid w:val="007B7536"/>
    <w:rsid w:val="007D21C7"/>
    <w:rsid w:val="007D4D11"/>
    <w:rsid w:val="007D5762"/>
    <w:rsid w:val="007E3E2F"/>
    <w:rsid w:val="007E6DCA"/>
    <w:rsid w:val="00800417"/>
    <w:rsid w:val="00800F88"/>
    <w:rsid w:val="00806757"/>
    <w:rsid w:val="008166B0"/>
    <w:rsid w:val="008337BF"/>
    <w:rsid w:val="008371CD"/>
    <w:rsid w:val="00842540"/>
    <w:rsid w:val="00844E35"/>
    <w:rsid w:val="008472EE"/>
    <w:rsid w:val="008533B9"/>
    <w:rsid w:val="00853774"/>
    <w:rsid w:val="00853D6C"/>
    <w:rsid w:val="00853FF2"/>
    <w:rsid w:val="00866442"/>
    <w:rsid w:val="00871521"/>
    <w:rsid w:val="00871758"/>
    <w:rsid w:val="008720A1"/>
    <w:rsid w:val="00873224"/>
    <w:rsid w:val="00874984"/>
    <w:rsid w:val="00880EB5"/>
    <w:rsid w:val="00886734"/>
    <w:rsid w:val="0089603F"/>
    <w:rsid w:val="00896E74"/>
    <w:rsid w:val="008A2816"/>
    <w:rsid w:val="008A78E3"/>
    <w:rsid w:val="008C1393"/>
    <w:rsid w:val="008C30A5"/>
    <w:rsid w:val="008C36CB"/>
    <w:rsid w:val="008D01F6"/>
    <w:rsid w:val="008D0B64"/>
    <w:rsid w:val="008D0B81"/>
    <w:rsid w:val="008D22E1"/>
    <w:rsid w:val="008E2810"/>
    <w:rsid w:val="008E2CC3"/>
    <w:rsid w:val="008F385C"/>
    <w:rsid w:val="008F459F"/>
    <w:rsid w:val="008F7B0E"/>
    <w:rsid w:val="0090443E"/>
    <w:rsid w:val="00904588"/>
    <w:rsid w:val="0091272B"/>
    <w:rsid w:val="00914093"/>
    <w:rsid w:val="0091426C"/>
    <w:rsid w:val="009209E0"/>
    <w:rsid w:val="0092103F"/>
    <w:rsid w:val="009224FA"/>
    <w:rsid w:val="00922A7B"/>
    <w:rsid w:val="009267DB"/>
    <w:rsid w:val="00935941"/>
    <w:rsid w:val="009373F0"/>
    <w:rsid w:val="00943064"/>
    <w:rsid w:val="00956380"/>
    <w:rsid w:val="009579EF"/>
    <w:rsid w:val="00962B9C"/>
    <w:rsid w:val="00966EE6"/>
    <w:rsid w:val="00970B82"/>
    <w:rsid w:val="00971431"/>
    <w:rsid w:val="0097236E"/>
    <w:rsid w:val="00980C17"/>
    <w:rsid w:val="009843B9"/>
    <w:rsid w:val="00992B92"/>
    <w:rsid w:val="0099596A"/>
    <w:rsid w:val="009A285C"/>
    <w:rsid w:val="009A4BFA"/>
    <w:rsid w:val="009A5421"/>
    <w:rsid w:val="009B50AA"/>
    <w:rsid w:val="009B7826"/>
    <w:rsid w:val="009C3CD7"/>
    <w:rsid w:val="009C44F3"/>
    <w:rsid w:val="009C7EA6"/>
    <w:rsid w:val="009D11E2"/>
    <w:rsid w:val="009D2C77"/>
    <w:rsid w:val="009D35EA"/>
    <w:rsid w:val="009D367E"/>
    <w:rsid w:val="009D4652"/>
    <w:rsid w:val="009D7E09"/>
    <w:rsid w:val="009E27E1"/>
    <w:rsid w:val="009E6642"/>
    <w:rsid w:val="009F0833"/>
    <w:rsid w:val="009F1037"/>
    <w:rsid w:val="009F1E6B"/>
    <w:rsid w:val="009F3DE3"/>
    <w:rsid w:val="00A01084"/>
    <w:rsid w:val="00A0120B"/>
    <w:rsid w:val="00A038CF"/>
    <w:rsid w:val="00A10FB4"/>
    <w:rsid w:val="00A12A9F"/>
    <w:rsid w:val="00A1405A"/>
    <w:rsid w:val="00A16EF4"/>
    <w:rsid w:val="00A1704C"/>
    <w:rsid w:val="00A17817"/>
    <w:rsid w:val="00A17934"/>
    <w:rsid w:val="00A22563"/>
    <w:rsid w:val="00A226D2"/>
    <w:rsid w:val="00A24BD2"/>
    <w:rsid w:val="00A25547"/>
    <w:rsid w:val="00A32F85"/>
    <w:rsid w:val="00A33209"/>
    <w:rsid w:val="00A33C4B"/>
    <w:rsid w:val="00A4358C"/>
    <w:rsid w:val="00A43BE7"/>
    <w:rsid w:val="00A4501B"/>
    <w:rsid w:val="00A45B5F"/>
    <w:rsid w:val="00A647B8"/>
    <w:rsid w:val="00A7148A"/>
    <w:rsid w:val="00A72485"/>
    <w:rsid w:val="00A74E7C"/>
    <w:rsid w:val="00A7757A"/>
    <w:rsid w:val="00A80051"/>
    <w:rsid w:val="00A8058D"/>
    <w:rsid w:val="00A85458"/>
    <w:rsid w:val="00A877D0"/>
    <w:rsid w:val="00A90F7A"/>
    <w:rsid w:val="00A9413E"/>
    <w:rsid w:val="00A94E22"/>
    <w:rsid w:val="00A950B9"/>
    <w:rsid w:val="00AA7002"/>
    <w:rsid w:val="00AA7C57"/>
    <w:rsid w:val="00AB1E8D"/>
    <w:rsid w:val="00AB33F3"/>
    <w:rsid w:val="00AB5C35"/>
    <w:rsid w:val="00AB7496"/>
    <w:rsid w:val="00AC04D6"/>
    <w:rsid w:val="00AC667E"/>
    <w:rsid w:val="00AD2714"/>
    <w:rsid w:val="00AE5D0A"/>
    <w:rsid w:val="00AF62AA"/>
    <w:rsid w:val="00B04274"/>
    <w:rsid w:val="00B05AF3"/>
    <w:rsid w:val="00B05CBB"/>
    <w:rsid w:val="00B074C4"/>
    <w:rsid w:val="00B10492"/>
    <w:rsid w:val="00B11E97"/>
    <w:rsid w:val="00B13A9E"/>
    <w:rsid w:val="00B1625E"/>
    <w:rsid w:val="00B17ED1"/>
    <w:rsid w:val="00B21E63"/>
    <w:rsid w:val="00B434A5"/>
    <w:rsid w:val="00B4507C"/>
    <w:rsid w:val="00B46771"/>
    <w:rsid w:val="00B601C7"/>
    <w:rsid w:val="00B6061F"/>
    <w:rsid w:val="00B61BBD"/>
    <w:rsid w:val="00B62932"/>
    <w:rsid w:val="00B65A54"/>
    <w:rsid w:val="00B7247F"/>
    <w:rsid w:val="00B81A3A"/>
    <w:rsid w:val="00B8760D"/>
    <w:rsid w:val="00B91883"/>
    <w:rsid w:val="00B93B8C"/>
    <w:rsid w:val="00BA2111"/>
    <w:rsid w:val="00BA594C"/>
    <w:rsid w:val="00BA7B35"/>
    <w:rsid w:val="00BB1554"/>
    <w:rsid w:val="00BB407F"/>
    <w:rsid w:val="00BB4285"/>
    <w:rsid w:val="00BC10A9"/>
    <w:rsid w:val="00BC13D6"/>
    <w:rsid w:val="00BC7985"/>
    <w:rsid w:val="00BC79AC"/>
    <w:rsid w:val="00BC7B2F"/>
    <w:rsid w:val="00BD041A"/>
    <w:rsid w:val="00BD27A9"/>
    <w:rsid w:val="00BD34F5"/>
    <w:rsid w:val="00BD679F"/>
    <w:rsid w:val="00BD71AD"/>
    <w:rsid w:val="00BE0566"/>
    <w:rsid w:val="00BE200F"/>
    <w:rsid w:val="00BE69BC"/>
    <w:rsid w:val="00BE7221"/>
    <w:rsid w:val="00BE7F95"/>
    <w:rsid w:val="00BF0DB5"/>
    <w:rsid w:val="00BF7AEA"/>
    <w:rsid w:val="00C0561A"/>
    <w:rsid w:val="00C0605C"/>
    <w:rsid w:val="00C105D9"/>
    <w:rsid w:val="00C17E7E"/>
    <w:rsid w:val="00C216D2"/>
    <w:rsid w:val="00C227BD"/>
    <w:rsid w:val="00C245F9"/>
    <w:rsid w:val="00C3160F"/>
    <w:rsid w:val="00C32173"/>
    <w:rsid w:val="00C34CAF"/>
    <w:rsid w:val="00C40739"/>
    <w:rsid w:val="00C44EDC"/>
    <w:rsid w:val="00C475BA"/>
    <w:rsid w:val="00C5189E"/>
    <w:rsid w:val="00C51C49"/>
    <w:rsid w:val="00C53C51"/>
    <w:rsid w:val="00C56EF6"/>
    <w:rsid w:val="00C6203F"/>
    <w:rsid w:val="00C62A9C"/>
    <w:rsid w:val="00C64D83"/>
    <w:rsid w:val="00C66C70"/>
    <w:rsid w:val="00C7423F"/>
    <w:rsid w:val="00C805EF"/>
    <w:rsid w:val="00C91F99"/>
    <w:rsid w:val="00C93F92"/>
    <w:rsid w:val="00C94A77"/>
    <w:rsid w:val="00C94E5D"/>
    <w:rsid w:val="00C96A1B"/>
    <w:rsid w:val="00CA0B19"/>
    <w:rsid w:val="00CA2564"/>
    <w:rsid w:val="00CB1BCB"/>
    <w:rsid w:val="00CB282E"/>
    <w:rsid w:val="00CB4C55"/>
    <w:rsid w:val="00CB5BEC"/>
    <w:rsid w:val="00CC1C57"/>
    <w:rsid w:val="00CC31BB"/>
    <w:rsid w:val="00CD0958"/>
    <w:rsid w:val="00CD21DC"/>
    <w:rsid w:val="00CD55CD"/>
    <w:rsid w:val="00CE12EF"/>
    <w:rsid w:val="00CE38E1"/>
    <w:rsid w:val="00CF24BE"/>
    <w:rsid w:val="00CF54C2"/>
    <w:rsid w:val="00CF54C5"/>
    <w:rsid w:val="00CF6A0E"/>
    <w:rsid w:val="00D0070F"/>
    <w:rsid w:val="00D02149"/>
    <w:rsid w:val="00D07BF7"/>
    <w:rsid w:val="00D11B03"/>
    <w:rsid w:val="00D124CA"/>
    <w:rsid w:val="00D14351"/>
    <w:rsid w:val="00D164D5"/>
    <w:rsid w:val="00D210C6"/>
    <w:rsid w:val="00D2177E"/>
    <w:rsid w:val="00D23297"/>
    <w:rsid w:val="00D37F22"/>
    <w:rsid w:val="00D4281C"/>
    <w:rsid w:val="00D440BC"/>
    <w:rsid w:val="00D458F4"/>
    <w:rsid w:val="00D511CC"/>
    <w:rsid w:val="00D60D2C"/>
    <w:rsid w:val="00D63A32"/>
    <w:rsid w:val="00D63EFA"/>
    <w:rsid w:val="00D6566B"/>
    <w:rsid w:val="00D732A8"/>
    <w:rsid w:val="00D81827"/>
    <w:rsid w:val="00D823F8"/>
    <w:rsid w:val="00D84572"/>
    <w:rsid w:val="00D859BE"/>
    <w:rsid w:val="00D90457"/>
    <w:rsid w:val="00D923AB"/>
    <w:rsid w:val="00D96BDC"/>
    <w:rsid w:val="00D96EBB"/>
    <w:rsid w:val="00D97157"/>
    <w:rsid w:val="00DA350D"/>
    <w:rsid w:val="00DA40FA"/>
    <w:rsid w:val="00DB6345"/>
    <w:rsid w:val="00DB772D"/>
    <w:rsid w:val="00DC185F"/>
    <w:rsid w:val="00DC285D"/>
    <w:rsid w:val="00DC304F"/>
    <w:rsid w:val="00DD193B"/>
    <w:rsid w:val="00DD1B62"/>
    <w:rsid w:val="00DD1D4C"/>
    <w:rsid w:val="00DD2768"/>
    <w:rsid w:val="00DD4272"/>
    <w:rsid w:val="00DD6F94"/>
    <w:rsid w:val="00DD7B9F"/>
    <w:rsid w:val="00DE11E7"/>
    <w:rsid w:val="00DE621E"/>
    <w:rsid w:val="00DF4F3B"/>
    <w:rsid w:val="00DF544C"/>
    <w:rsid w:val="00DF57BF"/>
    <w:rsid w:val="00E067CF"/>
    <w:rsid w:val="00E06915"/>
    <w:rsid w:val="00E144D3"/>
    <w:rsid w:val="00E14F18"/>
    <w:rsid w:val="00E23093"/>
    <w:rsid w:val="00E2461C"/>
    <w:rsid w:val="00E31143"/>
    <w:rsid w:val="00E31A63"/>
    <w:rsid w:val="00E324C6"/>
    <w:rsid w:val="00E324CE"/>
    <w:rsid w:val="00E334D0"/>
    <w:rsid w:val="00E406D0"/>
    <w:rsid w:val="00E53578"/>
    <w:rsid w:val="00E55ADC"/>
    <w:rsid w:val="00E574E4"/>
    <w:rsid w:val="00E57615"/>
    <w:rsid w:val="00E57866"/>
    <w:rsid w:val="00E67627"/>
    <w:rsid w:val="00E72CED"/>
    <w:rsid w:val="00E765C1"/>
    <w:rsid w:val="00E80978"/>
    <w:rsid w:val="00E8245F"/>
    <w:rsid w:val="00E82739"/>
    <w:rsid w:val="00E829D8"/>
    <w:rsid w:val="00E8458B"/>
    <w:rsid w:val="00E90936"/>
    <w:rsid w:val="00EA20CC"/>
    <w:rsid w:val="00EA6D22"/>
    <w:rsid w:val="00EB4BEA"/>
    <w:rsid w:val="00EB7864"/>
    <w:rsid w:val="00EC223A"/>
    <w:rsid w:val="00EC4A03"/>
    <w:rsid w:val="00ED0471"/>
    <w:rsid w:val="00ED3994"/>
    <w:rsid w:val="00ED71B6"/>
    <w:rsid w:val="00EE35C8"/>
    <w:rsid w:val="00EE6CB8"/>
    <w:rsid w:val="00EE7BAA"/>
    <w:rsid w:val="00EF0DC0"/>
    <w:rsid w:val="00EF14DE"/>
    <w:rsid w:val="00F02BDC"/>
    <w:rsid w:val="00F02C19"/>
    <w:rsid w:val="00F06E9D"/>
    <w:rsid w:val="00F07B1B"/>
    <w:rsid w:val="00F07C58"/>
    <w:rsid w:val="00F24567"/>
    <w:rsid w:val="00F255E6"/>
    <w:rsid w:val="00F26656"/>
    <w:rsid w:val="00F26B5F"/>
    <w:rsid w:val="00F30251"/>
    <w:rsid w:val="00F31179"/>
    <w:rsid w:val="00F36AEE"/>
    <w:rsid w:val="00F42029"/>
    <w:rsid w:val="00F44814"/>
    <w:rsid w:val="00F45C7B"/>
    <w:rsid w:val="00F462E4"/>
    <w:rsid w:val="00F47071"/>
    <w:rsid w:val="00F4748B"/>
    <w:rsid w:val="00F5135A"/>
    <w:rsid w:val="00F53014"/>
    <w:rsid w:val="00F54F25"/>
    <w:rsid w:val="00F56470"/>
    <w:rsid w:val="00F5778F"/>
    <w:rsid w:val="00F608DF"/>
    <w:rsid w:val="00F73E7B"/>
    <w:rsid w:val="00F7462F"/>
    <w:rsid w:val="00F77591"/>
    <w:rsid w:val="00F803A9"/>
    <w:rsid w:val="00F818D9"/>
    <w:rsid w:val="00F820DE"/>
    <w:rsid w:val="00F87A46"/>
    <w:rsid w:val="00F91264"/>
    <w:rsid w:val="00F91C8B"/>
    <w:rsid w:val="00F94BA2"/>
    <w:rsid w:val="00F94C1B"/>
    <w:rsid w:val="00FA7440"/>
    <w:rsid w:val="00FB0116"/>
    <w:rsid w:val="00FB0DDC"/>
    <w:rsid w:val="00FB7D73"/>
    <w:rsid w:val="00FC4BFB"/>
    <w:rsid w:val="00FD2165"/>
    <w:rsid w:val="00FD3940"/>
    <w:rsid w:val="00FD648F"/>
    <w:rsid w:val="00FD724E"/>
    <w:rsid w:val="00FD7CD6"/>
    <w:rsid w:val="00FE53BE"/>
    <w:rsid w:val="00FE7188"/>
    <w:rsid w:val="00FF2E2E"/>
    <w:rsid w:val="00FF4360"/>
    <w:rsid w:val="00FF6A85"/>
    <w:rsid w:val="00FF7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C7BC47"/>
  <w15:chartTrackingRefBased/>
  <w15:docId w15:val="{B385E28D-A673-4481-9745-C819ACE09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4D55"/>
  </w:style>
  <w:style w:type="paragraph" w:styleId="Heading1">
    <w:name w:val="heading 1"/>
    <w:basedOn w:val="Normal"/>
    <w:next w:val="Normal"/>
    <w:link w:val="Heading1Char"/>
    <w:uiPriority w:val="9"/>
    <w:qFormat/>
    <w:rsid w:val="00050AB8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0AB8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0AB8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0AB8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0AB8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0AB8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0AB8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0AB8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0AB8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0AB8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050AB8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0AB8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50AB8"/>
    <w:rPr>
      <w:rFonts w:asciiTheme="majorHAnsi" w:eastAsiaTheme="majorEastAsia" w:hAnsiTheme="majorHAnsi" w:cstheme="majorBidi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278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78D0"/>
  </w:style>
  <w:style w:type="paragraph" w:styleId="Footer">
    <w:name w:val="footer"/>
    <w:basedOn w:val="Normal"/>
    <w:link w:val="FooterChar"/>
    <w:uiPriority w:val="99"/>
    <w:unhideWhenUsed/>
    <w:rsid w:val="001278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78D0"/>
  </w:style>
  <w:style w:type="table" w:styleId="TableGrid">
    <w:name w:val="Table Grid"/>
    <w:basedOn w:val="TableNormal"/>
    <w:uiPriority w:val="39"/>
    <w:rsid w:val="00122E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9559B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9559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8091E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050AB8"/>
    <w:rPr>
      <w:b/>
      <w:bCs/>
      <w:smallCaps/>
      <w:color w:val="auto"/>
    </w:rPr>
  </w:style>
  <w:style w:type="character" w:styleId="SubtleReference">
    <w:name w:val="Subtle Reference"/>
    <w:basedOn w:val="DefaultParagraphFont"/>
    <w:uiPriority w:val="31"/>
    <w:qFormat/>
    <w:rsid w:val="00050AB8"/>
    <w:rPr>
      <w:smallCaps/>
      <w:color w:val="auto"/>
      <w:u w:val="single" w:color="7F7F7F" w:themeColor="text1" w:themeTint="80"/>
    </w:rPr>
  </w:style>
  <w:style w:type="paragraph" w:styleId="NoSpacing">
    <w:name w:val="No Spacing"/>
    <w:uiPriority w:val="1"/>
    <w:qFormat/>
    <w:rsid w:val="00050AB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50AB8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50AB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0AB8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0AB8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0AB8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0AB8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0AB8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0AB8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0AB8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050AB8"/>
    <w:rPr>
      <w:b/>
      <w:bCs/>
      <w:sz w:val="18"/>
      <w:szCs w:val="18"/>
    </w:rPr>
  </w:style>
  <w:style w:type="character" w:styleId="Strong">
    <w:name w:val="Strong"/>
    <w:basedOn w:val="DefaultParagraphFont"/>
    <w:uiPriority w:val="22"/>
    <w:qFormat/>
    <w:rsid w:val="00050AB8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050AB8"/>
    <w:rPr>
      <w:i/>
      <w:i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rsid w:val="00050AB8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50AB8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0AB8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0AB8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050AB8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050AB8"/>
    <w:rPr>
      <w:b/>
      <w:bCs/>
      <w:i/>
      <w:iCs/>
      <w:color w:val="auto"/>
    </w:rPr>
  </w:style>
  <w:style w:type="character" w:styleId="IntenseReference">
    <w:name w:val="Intense Reference"/>
    <w:basedOn w:val="DefaultParagraphFont"/>
    <w:uiPriority w:val="32"/>
    <w:qFormat/>
    <w:rsid w:val="00050AB8"/>
    <w:rPr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50AB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85458"/>
    <w:pPr>
      <w:tabs>
        <w:tab w:val="left" w:pos="440"/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432FE"/>
    <w:pPr>
      <w:spacing w:after="100"/>
      <w:ind w:left="220"/>
    </w:pPr>
  </w:style>
  <w:style w:type="paragraph" w:styleId="Bibliography">
    <w:name w:val="Bibliography"/>
    <w:basedOn w:val="Normal"/>
    <w:next w:val="Normal"/>
    <w:uiPriority w:val="37"/>
    <w:unhideWhenUsed/>
    <w:rsid w:val="000060C7"/>
  </w:style>
  <w:style w:type="character" w:styleId="FollowedHyperlink">
    <w:name w:val="FollowedHyperlink"/>
    <w:basedOn w:val="DefaultParagraphFont"/>
    <w:uiPriority w:val="99"/>
    <w:semiHidden/>
    <w:unhideWhenUsed/>
    <w:rsid w:val="00661C0A"/>
    <w:rPr>
      <w:color w:val="954F72" w:themeColor="followedHyperlink"/>
      <w:u w:val="single"/>
    </w:rPr>
  </w:style>
  <w:style w:type="table" w:styleId="ListTable3">
    <w:name w:val="List Table 3"/>
    <w:basedOn w:val="TableNormal"/>
    <w:uiPriority w:val="48"/>
    <w:rsid w:val="004C0964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6D2B0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D2B0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D2B0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D2B0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D2B09"/>
    <w:rPr>
      <w:b/>
      <w:bCs/>
      <w:sz w:val="20"/>
      <w:szCs w:val="20"/>
    </w:rPr>
  </w:style>
  <w:style w:type="character" w:customStyle="1" w:styleId="normaltextrun">
    <w:name w:val="normaltextrun"/>
    <w:basedOn w:val="DefaultParagraphFont"/>
    <w:rsid w:val="009C7EA6"/>
  </w:style>
  <w:style w:type="character" w:customStyle="1" w:styleId="eop">
    <w:name w:val="eop"/>
    <w:basedOn w:val="DefaultParagraphFont"/>
    <w:rsid w:val="009C7EA6"/>
  </w:style>
  <w:style w:type="paragraph" w:customStyle="1" w:styleId="paragraph">
    <w:name w:val="paragraph"/>
    <w:basedOn w:val="Normal"/>
    <w:rsid w:val="009C7EA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BodyText">
    <w:name w:val="Body Text"/>
    <w:basedOn w:val="Normal"/>
    <w:link w:val="BodyTextChar1"/>
    <w:rsid w:val="00A1405A"/>
    <w:pPr>
      <w:spacing w:after="120" w:line="240" w:lineRule="auto"/>
      <w:ind w:firstLine="432"/>
    </w:pPr>
    <w:rPr>
      <w:rFonts w:ascii="Times New Roman" w:eastAsia="Times New Roman" w:hAnsi="Times New Roman" w:cs="Times New Roman"/>
      <w:sz w:val="24"/>
      <w:szCs w:val="24"/>
      <w:lang w:val="sr-Cyrl-CS"/>
    </w:rPr>
  </w:style>
  <w:style w:type="character" w:customStyle="1" w:styleId="BodyTextChar">
    <w:name w:val="Body Text Char"/>
    <w:basedOn w:val="DefaultParagraphFont"/>
    <w:uiPriority w:val="99"/>
    <w:semiHidden/>
    <w:rsid w:val="00A1405A"/>
  </w:style>
  <w:style w:type="character" w:customStyle="1" w:styleId="BodyTextChar1">
    <w:name w:val="Body Text Char1"/>
    <w:link w:val="BodyText"/>
    <w:rsid w:val="00A1405A"/>
    <w:rPr>
      <w:rFonts w:ascii="Times New Roman" w:eastAsia="Times New Roman" w:hAnsi="Times New Roman" w:cs="Times New Roman"/>
      <w:sz w:val="24"/>
      <w:szCs w:val="24"/>
      <w:lang w:val="sr-Cyrl-C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30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021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B6061F"/>
    <w:pPr>
      <w:spacing w:after="0" w:line="240" w:lineRule="auto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94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6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6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6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4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3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microsoft.com/office/2016/09/relationships/commentsIds" Target="commentsIds.xml"/><Relationship Id="rId25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microsoft.com/office/2011/relationships/commentsExtended" Target="commentsExtended.xm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comments" Target="comments.xml"/><Relationship Id="rId23" Type="http://schemas.openxmlformats.org/officeDocument/2006/relationships/image" Target="media/image10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3B09513102ED645BE4989CF989C5197" ma:contentTypeVersion="6" ma:contentTypeDescription="Create a new document." ma:contentTypeScope="" ma:versionID="c709c62d2b92aaa64247f5625952a34b">
  <xsd:schema xmlns:xsd="http://www.w3.org/2001/XMLSchema" xmlns:xs="http://www.w3.org/2001/XMLSchema" xmlns:p="http://schemas.microsoft.com/office/2006/metadata/properties" xmlns:ns2="363ee7e6-35ae-408f-bbed-ccf738e8285f" xmlns:ns3="96665eba-6f1f-4a26-a532-eef2a39db394" targetNamespace="http://schemas.microsoft.com/office/2006/metadata/properties" ma:root="true" ma:fieldsID="f09ed69fd403d5bc3f5a96a12a29f0c6" ns2:_="" ns3:_="">
    <xsd:import namespace="363ee7e6-35ae-408f-bbed-ccf738e8285f"/>
    <xsd:import namespace="96665eba-6f1f-4a26-a532-eef2a39db39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3ee7e6-35ae-408f-bbed-ccf738e8285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665eba-6f1f-4a26-a532-eef2a39db39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Ost10</b:Tag>
    <b:SourceType>Book</b:SourceType>
    <b:Guid>{04D68594-8B45-4E4E-88AC-18BE2A4BB256}</b:Guid>
    <b:Title>Business Model Generation</b:Title>
    <b:Year>2010</b:Year>
    <b:LCID>sr-Cyrl-RS</b:LCID>
    <b:Publisher>John Wiley &amp; Sons, Inc.</b:Publisher>
    <b:Author>
      <b:Author>
        <b:NameList>
          <b:Person>
            <b:Last>Osterwalder</b:Last>
            <b:First>Alexander</b:First>
          </b:Person>
          <b:Person>
            <b:Last>Pigneur</b:Last>
            <b:First>Yves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6A2B4045-0E6F-4C55-80C3-5612D55706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63ee7e6-35ae-408f-bbed-ccf738e8285f"/>
    <ds:schemaRef ds:uri="96665eba-6f1f-4a26-a532-eef2a39db39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DD1C1F-9C40-4D40-90FE-64CD50E5C1FE}">
  <ds:schemaRefs>
    <ds:schemaRef ds:uri="http://purl.org/dc/elements/1.1/"/>
    <ds:schemaRef ds:uri="http://schemas.microsoft.com/office/2006/documentManagement/types"/>
    <ds:schemaRef ds:uri="363ee7e6-35ae-408f-bbed-ccf738e8285f"/>
    <ds:schemaRef ds:uri="http://www.w3.org/XML/1998/namespace"/>
    <ds:schemaRef ds:uri="http://schemas.microsoft.com/office/2006/metadata/properties"/>
    <ds:schemaRef ds:uri="http://purl.org/dc/dcmitype/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96665eba-6f1f-4a26-a532-eef2a39db394"/>
  </ds:schemaRefs>
</ds:datastoreItem>
</file>

<file path=customXml/itemProps3.xml><?xml version="1.0" encoding="utf-8"?>
<ds:datastoreItem xmlns:ds="http://schemas.openxmlformats.org/officeDocument/2006/customXml" ds:itemID="{8154954E-5E33-4CA3-AC99-14545296315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E5DDBCD-DFE9-4EB1-A12F-FC20033190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12</Pages>
  <Words>2395</Words>
  <Characters>13654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Марија Костић</dc:creator>
  <cp:keywords/>
  <dc:description/>
  <cp:lastModifiedBy>Бранислав Којић</cp:lastModifiedBy>
  <cp:revision>650</cp:revision>
  <dcterms:created xsi:type="dcterms:W3CDTF">2022-01-11T08:44:00Z</dcterms:created>
  <dcterms:modified xsi:type="dcterms:W3CDTF">2022-06-20T16:18:00Z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0x01010063B09513102ED645BE4989CF989C5197</vt:lpwstr>
  </property>
</Properties>
</file>